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July month blogs </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Contents</w:t>
      </w:r>
    </w:p>
    <w:p w:rsidR="00000000" w:rsidDel="00000000" w:rsidP="00000000" w:rsidRDefault="00000000" w:rsidRPr="00000000" w14:paraId="00000004">
      <w:pPr>
        <w:rPr/>
      </w:pPr>
      <w:r w:rsidDel="00000000" w:rsidR="00000000" w:rsidRPr="00000000">
        <w:rPr>
          <w:rtl w:val="0"/>
        </w:rPr>
        <w:t xml:space="preserve">1. LGBTQ+ Nightlife in Connecticut: Bars, Drag Shows &amp; Community Spaces</w:t>
      </w:r>
    </w:p>
    <w:p w:rsidR="00000000" w:rsidDel="00000000" w:rsidP="00000000" w:rsidRDefault="00000000" w:rsidRPr="00000000" w14:paraId="00000005">
      <w:pPr>
        <w:rPr/>
      </w:pPr>
      <w:r w:rsidDel="00000000" w:rsidR="00000000" w:rsidRPr="00000000">
        <w:rPr>
          <w:rtl w:val="0"/>
        </w:rPr>
        <w:t xml:space="preserve">2. Renting vs. Buying in Connecticut as an LGBTQ+ Person</w:t>
      </w:r>
    </w:p>
    <w:p w:rsidR="00000000" w:rsidDel="00000000" w:rsidP="00000000" w:rsidRDefault="00000000" w:rsidRPr="00000000" w14:paraId="00000006">
      <w:pPr>
        <w:rPr/>
      </w:pPr>
      <w:r w:rsidDel="00000000" w:rsidR="00000000" w:rsidRPr="00000000">
        <w:rPr>
          <w:rtl w:val="0"/>
        </w:rPr>
        <w:t xml:space="preserve">3. Selling Your Home as an LGBTQ+ Homeowner in Connecticut</w:t>
      </w:r>
    </w:p>
    <w:p w:rsidR="00000000" w:rsidDel="00000000" w:rsidP="00000000" w:rsidRDefault="00000000" w:rsidRPr="00000000" w14:paraId="00000007">
      <w:pPr>
        <w:rPr/>
      </w:pPr>
      <w:r w:rsidDel="00000000" w:rsidR="00000000" w:rsidRPr="00000000">
        <w:rPr>
          <w:rtl w:val="0"/>
        </w:rPr>
        <w:t xml:space="preserve">4. Downsizing in Connecticut: A Guide for LGBTQ+ Empty Nesters</w:t>
      </w:r>
    </w:p>
    <w:p w:rsidR="00000000" w:rsidDel="00000000" w:rsidP="00000000" w:rsidRDefault="00000000" w:rsidRPr="00000000" w14:paraId="00000008">
      <w:pPr>
        <w:rPr/>
      </w:pPr>
      <w:r w:rsidDel="00000000" w:rsidR="00000000" w:rsidRPr="00000000">
        <w:rPr>
          <w:rtl w:val="0"/>
        </w:rPr>
        <w:t xml:space="preserve">5. Condo vs. Single-Family Home: What LGBTQ+ Buyers Should Weigh in Connecticut</w:t>
      </w:r>
    </w:p>
    <w:p w:rsidR="00000000" w:rsidDel="00000000" w:rsidP="00000000" w:rsidRDefault="00000000" w:rsidRPr="00000000" w14:paraId="00000009">
      <w:pPr>
        <w:rPr/>
      </w:pPr>
      <w:r w:rsidDel="00000000" w:rsidR="00000000" w:rsidRPr="00000000">
        <w:rPr>
          <w:rtl w:val="0"/>
        </w:rPr>
        <w:t xml:space="preserve">6. Building an LGBTQ+ Family: How Adoption &amp; Surrogacy Should Shape Your Home Search</w:t>
      </w:r>
    </w:p>
    <w:p w:rsidR="00000000" w:rsidDel="00000000" w:rsidP="00000000" w:rsidRDefault="00000000" w:rsidRPr="00000000" w14:paraId="0000000A">
      <w:pPr>
        <w:rPr/>
      </w:pPr>
      <w:r w:rsidDel="00000000" w:rsidR="00000000" w:rsidRPr="00000000">
        <w:rPr>
          <w:rtl w:val="0"/>
        </w:rPr>
        <w:t xml:space="preserve">7. Home Inspections in Connecticut: What LGBTQ+ First-Time Buyers Need to Know</w:t>
      </w:r>
    </w:p>
    <w:p w:rsidR="00000000" w:rsidDel="00000000" w:rsidP="00000000" w:rsidRDefault="00000000" w:rsidRPr="00000000" w14:paraId="0000000B">
      <w:pPr>
        <w:rPr/>
      </w:pPr>
      <w:r w:rsidDel="00000000" w:rsidR="00000000" w:rsidRPr="00000000">
        <w:rPr>
          <w:rtl w:val="0"/>
        </w:rPr>
        <w:t xml:space="preserve">8. Fleeing an Anti-LGBTQ+ State? Why Connecticut Is Becoming a Relocation Safe Haven</w:t>
      </w:r>
    </w:p>
    <w:p w:rsidR="00000000" w:rsidDel="00000000" w:rsidP="00000000" w:rsidRDefault="00000000" w:rsidRPr="00000000" w14:paraId="0000000C">
      <w:pPr>
        <w:rPr/>
      </w:pPr>
      <w:r w:rsidDel="00000000" w:rsidR="00000000" w:rsidRPr="00000000">
        <w:rPr>
          <w:rtl w:val="0"/>
        </w:rPr>
        <w:t xml:space="preserve">9. NAGLREP &amp; the LGBTQ+ Real Estate Alliance: What These Credentials Actually Mean</w:t>
      </w:r>
    </w:p>
    <w:p w:rsidR="00000000" w:rsidDel="00000000" w:rsidP="00000000" w:rsidRDefault="00000000" w:rsidRPr="00000000" w14:paraId="0000000D">
      <w:pPr>
        <w:rPr/>
      </w:pPr>
      <w:r w:rsidDel="00000000" w:rsidR="00000000" w:rsidRPr="00000000">
        <w:rPr>
          <w:rtl w:val="0"/>
        </w:rPr>
        <w:t xml:space="preserve">10. Building Generational Wealth: Real Estate as an LGBTQ+ Family Legacy Strategy</w:t>
      </w:r>
    </w:p>
    <w:p w:rsidR="00000000" w:rsidDel="00000000" w:rsidP="00000000" w:rsidRDefault="00000000" w:rsidRPr="00000000" w14:paraId="0000000E">
      <w:pPr>
        <w:rPr/>
      </w:pPr>
      <w:r w:rsidDel="00000000" w:rsidR="00000000" w:rsidRPr="00000000">
        <w:rPr>
          <w:rtl w:val="0"/>
        </w:rPr>
        <w:t xml:space="preserve">11. Chosen Family &amp; Co-Housing: Multigenerational Living for LGBTQ+ Households in Connecticut</w:t>
      </w:r>
    </w:p>
    <w:p w:rsidR="00000000" w:rsidDel="00000000" w:rsidP="00000000" w:rsidRDefault="00000000" w:rsidRPr="00000000" w14:paraId="0000000F">
      <w:pPr>
        <w:rPr/>
      </w:pPr>
      <w:r w:rsidDel="00000000" w:rsidR="00000000" w:rsidRPr="00000000">
        <w:rPr>
          <w:rtl w:val="0"/>
        </w:rPr>
        <w:t xml:space="preserve">12. HOA &amp; Condo Association Rules: What LGBTQ+ Buyers Should Watch For in Connecticut</w:t>
      </w:r>
    </w:p>
    <w:p w:rsidR="00000000" w:rsidDel="00000000" w:rsidP="00000000" w:rsidRDefault="00000000" w:rsidRPr="00000000" w14:paraId="00000010">
      <w:pPr>
        <w:rPr/>
      </w:pPr>
      <w:r w:rsidDel="00000000" w:rsidR="00000000" w:rsidRPr="00000000">
        <w:rPr>
          <w:rtl w:val="0"/>
        </w:rPr>
        <w:t xml:space="preserve">13. Homeowners Insurance for LGBTQ+ Buyers in Connecticut: What to Know</w:t>
      </w:r>
    </w:p>
    <w:p w:rsidR="00000000" w:rsidDel="00000000" w:rsidP="00000000" w:rsidRDefault="00000000" w:rsidRPr="00000000" w14:paraId="00000011">
      <w:pPr>
        <w:rPr/>
      </w:pPr>
      <w:r w:rsidDel="00000000" w:rsidR="00000000" w:rsidRPr="00000000">
        <w:rPr>
          <w:rtl w:val="0"/>
        </w:rPr>
        <w:t xml:space="preserve">14. House Hacking in Connecticut: Multi-Family Investment Properties for LGBTQ+ Buyers</w:t>
      </w:r>
    </w:p>
    <w:p w:rsidR="00000000" w:rsidDel="00000000" w:rsidP="00000000" w:rsidRDefault="00000000" w:rsidRPr="00000000" w14:paraId="00000012">
      <w:pPr>
        <w:rPr/>
      </w:pPr>
      <w:r w:rsidDel="00000000" w:rsidR="00000000" w:rsidRPr="00000000">
        <w:rPr>
          <w:rtl w:val="0"/>
        </w:rPr>
        <w:t xml:space="preserve">15. LGBTQ+-Owned &amp; Friendly Home Service Providers: Vetting Contractors, Inspectors &amp; Movers in Connecticut</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LGBTQ+ Nightlife in Connecticut: Bars, Drag Shows &amp; Community Spaces</w:t>
      </w:r>
    </w:p>
    <w:p w:rsidR="00000000" w:rsidDel="00000000" w:rsidP="00000000" w:rsidRDefault="00000000" w:rsidRPr="00000000" w14:paraId="00000015">
      <w:pPr>
        <w:rPr/>
      </w:pPr>
      <w:r w:rsidDel="00000000" w:rsidR="00000000" w:rsidRPr="00000000">
        <w:rPr>
          <w:b w:val="1"/>
          <w:bCs w:val="1"/>
          <w:rtl w:val="0"/>
        </w:rPr>
        <w:t xml:space="preserve">Meta description: </w:t>
      </w:r>
      <w:r w:rsidDel="00000000" w:rsidR="00000000" w:rsidRPr="00000000">
        <w:rPr>
          <w:rtl w:val="0"/>
        </w:rPr>
        <w:t xml:space="preserve">Where the LGBTQ+ community actually gathers in Connecticut — from Chez Est's legendary drag brunches to New Haven's Partners Café. A local's guide to the scene.</w:t>
      </w:r>
    </w:p>
    <w:p w:rsidR="00000000" w:rsidDel="00000000" w:rsidP="00000000" w:rsidRDefault="00000000" w:rsidRPr="00000000" w14:paraId="00000016">
      <w:pPr>
        <w:rPr/>
      </w:pPr>
      <w:r w:rsidDel="00000000" w:rsidR="00000000" w:rsidRPr="00000000">
        <w:rPr>
          <w:b w:val="1"/>
          <w:bCs w:val="1"/>
          <w:rtl w:val="0"/>
        </w:rPr>
        <w:t xml:space="preserve">Suggested slug: </w:t>
      </w:r>
      <w:r w:rsidDel="00000000" w:rsidR="00000000" w:rsidRPr="00000000">
        <w:rPr>
          <w:rtl w:val="0"/>
        </w:rPr>
        <w:t xml:space="preserve">/blog/lgbtq-nightlife-connecticut-bars-drag</w:t>
      </w:r>
    </w:p>
    <w:p w:rsidR="00000000" w:rsidDel="00000000" w:rsidP="00000000" w:rsidRDefault="00000000" w:rsidRPr="00000000" w14:paraId="00000017">
      <w:pPr>
        <w:rPr/>
      </w:pPr>
      <w:r w:rsidDel="00000000" w:rsidR="00000000" w:rsidRPr="00000000">
        <w:rPr>
          <w:b w:val="1"/>
          <w:bCs w:val="1"/>
          <w:rtl w:val="0"/>
        </w:rPr>
        <w:t xml:space="preserve">Target keywords: </w:t>
      </w:r>
      <w:r w:rsidDel="00000000" w:rsidR="00000000" w:rsidRPr="00000000">
        <w:rPr>
          <w:rtl w:val="0"/>
        </w:rPr>
        <w:t xml:space="preserve">gay bars Connecticut, LGBTQ nightlife CT, drag shows Connecticut, gay bar Hartford, Partners Cafe New Haven</w:t>
      </w:r>
    </w:p>
    <w:p w:rsidR="00000000" w:rsidDel="00000000" w:rsidP="00000000" w:rsidRDefault="00000000" w:rsidRPr="00000000" w14:paraId="00000018">
      <w:pPr>
        <w:pStyle w:val="Heading2"/>
        <w:rPr/>
      </w:pPr>
      <w:r w:rsidDel="00000000" w:rsidR="00000000" w:rsidRPr="00000000">
        <w:rPr>
          <w:rtl w:val="0"/>
        </w:rPr>
        <w:t xml:space="preserve">Why Nightlife Matters When You're Choosing a Town</w:t>
      </w:r>
    </w:p>
    <w:p w:rsidR="00000000" w:rsidDel="00000000" w:rsidP="00000000" w:rsidRDefault="00000000" w:rsidRPr="00000000" w14:paraId="00000019">
      <w:pPr>
        <w:rPr/>
      </w:pPr>
      <w:r w:rsidDel="00000000" w:rsidR="00000000" w:rsidRPr="00000000">
        <w:rPr>
          <w:rtl w:val="0"/>
        </w:rPr>
        <w:t xml:space="preserve">When people research a move, they check schools and commute times. For a lot of LGBTQ+ buyers, the honest next question is: where do I actually go on a Friday night? A visible, active social scene is a signal about a community's day-to-day culture, not just its laws. If you're deciding between towns, this is worth factoring in the same way you'd factor in restaurants or parks.</w:t>
      </w:r>
    </w:p>
    <w:p w:rsidR="00000000" w:rsidDel="00000000" w:rsidP="00000000" w:rsidRDefault="00000000" w:rsidRPr="00000000" w14:paraId="0000001A">
      <w:pPr>
        <w:pStyle w:val="Heading2"/>
        <w:rPr/>
      </w:pPr>
      <w:r w:rsidDel="00000000" w:rsidR="00000000" w:rsidRPr="00000000">
        <w:rPr>
          <w:rtl w:val="0"/>
        </w:rPr>
        <w:t xml:space="preserve">Hartford: Chez Est and the Capital City Scene</w:t>
      </w:r>
    </w:p>
    <w:p w:rsidR="00000000" w:rsidDel="00000000" w:rsidP="00000000" w:rsidRDefault="00000000" w:rsidRPr="00000000" w14:paraId="0000001B">
      <w:pPr>
        <w:rPr/>
      </w:pPr>
      <w:r w:rsidDel="00000000" w:rsidR="00000000" w:rsidRPr="00000000">
        <w:rPr>
          <w:rtl w:val="0"/>
        </w:rPr>
        <w:t xml:space="preserve">Chez Est has been Hartford's anchor LGBTQ+ venue for decades, with weekly drag shows, a long-running Sunday drag brunch, and karaoke nights that draw a genuinely mixed-age crowd. Capital City Pride each June builds on that year-round presence rather than appearing out of nowhere for one weekend.</w:t>
      </w:r>
    </w:p>
    <w:p w:rsidR="00000000" w:rsidDel="00000000" w:rsidP="00000000" w:rsidRDefault="00000000" w:rsidRPr="00000000" w14:paraId="0000001C">
      <w:pPr>
        <w:pStyle w:val="Heading2"/>
        <w:rPr/>
      </w:pPr>
      <w:r w:rsidDel="00000000" w:rsidR="00000000" w:rsidRPr="00000000">
        <w:rPr>
          <w:rtl w:val="0"/>
        </w:rPr>
        <w:t xml:space="preserve">New Haven: Partners Café and a College-Town Energy</w:t>
      </w:r>
    </w:p>
    <w:p w:rsidR="00000000" w:rsidDel="00000000" w:rsidP="00000000" w:rsidRDefault="00000000" w:rsidRPr="00000000" w14:paraId="0000001D">
      <w:pPr>
        <w:rPr/>
      </w:pPr>
      <w:r w:rsidDel="00000000" w:rsidR="00000000" w:rsidRPr="00000000">
        <w:rPr>
          <w:rtl w:val="0"/>
        </w:rPr>
        <w:t xml:space="preserve">Partners Café is New Haven's dedicated gay bar, an intimate, unpretentious space that's been a fixture near the Yale campus for years. The surrounding college-town culture means queer visibility extends well beyond the bar itself, into coffee shops, bookstores, and campus-adjacent events.</w:t>
      </w:r>
    </w:p>
    <w:p w:rsidR="00000000" w:rsidDel="00000000" w:rsidP="00000000" w:rsidRDefault="00000000" w:rsidRPr="00000000" w14:paraId="0000001E">
      <w:pPr>
        <w:pStyle w:val="Heading2"/>
        <w:rPr/>
      </w:pPr>
      <w:r w:rsidDel="00000000" w:rsidR="00000000" w:rsidRPr="00000000">
        <w:rPr>
          <w:rtl w:val="0"/>
        </w:rPr>
        <w:t xml:space="preserve">Beyond the Cities: What to Expect Elsewhere</w:t>
      </w:r>
    </w:p>
    <w:p w:rsidR="00000000" w:rsidDel="00000000" w:rsidP="00000000" w:rsidRDefault="00000000" w:rsidRPr="00000000" w14:paraId="0000001F">
      <w:pPr>
        <w:rPr/>
      </w:pPr>
      <w:r w:rsidDel="00000000" w:rsidR="00000000" w:rsidRPr="00000000">
        <w:rPr>
          <w:rtl w:val="0"/>
        </w:rPr>
        <w:t xml:space="preserve">Smaller towns and Litchfield County generally don't have a dedicated gay bar, the scene there is more about private social networks, community organizations, and seasonal events than nightlife venues. If a visible bar scene matters to you day-to-day, weigh that against the quieter, more rural lifestyle those areas offer.</w:t>
      </w:r>
    </w:p>
    <w:p w:rsidR="00000000" w:rsidDel="00000000" w:rsidP="00000000" w:rsidRDefault="00000000" w:rsidRPr="00000000" w14:paraId="00000020">
      <w:pPr>
        <w:pStyle w:val="Heading2"/>
        <w:rPr/>
      </w:pPr>
      <w:r w:rsidDel="00000000" w:rsidR="00000000" w:rsidRPr="00000000">
        <w:rPr>
          <w:rtl w:val="0"/>
        </w:rPr>
        <w:t xml:space="preserve">How to Use This When House Hunting</w:t>
      </w:r>
    </w:p>
    <w:p w:rsidR="00000000" w:rsidDel="00000000" w:rsidP="00000000" w:rsidRDefault="00000000" w:rsidRPr="00000000" w14:paraId="00000021">
      <w:pPr>
        <w:rPr/>
      </w:pPr>
      <w:r w:rsidDel="00000000" w:rsidR="00000000" w:rsidRPr="00000000">
        <w:rPr>
          <w:rtl w:val="0"/>
        </w:rPr>
        <w:t xml:space="preserve">Drive time to Hartford or New Haven's core LGBTQ+ venues is a legitimate variable to discuss with your agent, the same way you'd discuss drive time to a job or a favorite gym. It's a small thing that adds up over years of living somewhere.</w:t>
      </w:r>
    </w:p>
    <w:p w:rsidR="00000000" w:rsidDel="00000000" w:rsidP="00000000" w:rsidRDefault="00000000" w:rsidRPr="00000000" w14:paraId="00000022">
      <w:pPr>
        <w:pStyle w:val="Heading2"/>
        <w:rPr/>
      </w:pPr>
      <w:r w:rsidDel="00000000" w:rsidR="00000000" w:rsidRPr="00000000">
        <w:rPr>
          <w:rtl w:val="0"/>
        </w:rPr>
        <w:t xml:space="preserve">Frequently Asked Questions</w:t>
      </w:r>
    </w:p>
    <w:p w:rsidR="00000000" w:rsidDel="00000000" w:rsidP="00000000" w:rsidRDefault="00000000" w:rsidRPr="00000000" w14:paraId="00000023">
      <w:pPr>
        <w:rPr/>
      </w:pPr>
      <w:r w:rsidDel="00000000" w:rsidR="00000000" w:rsidRPr="00000000">
        <w:rPr>
          <w:b w:val="1"/>
          <w:bCs w:val="1"/>
          <w:rtl w:val="0"/>
        </w:rPr>
        <w:t xml:space="preserve">Q: Are there gay bars in Connecticut?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Yes. Chez Est in Hartford and Partners Café in New Haven are Connecticut's two longest-running dedicated LGBTQ+ bars, both with regular drag programming and community events.</w:t>
      </w:r>
    </w:p>
    <w:p w:rsidR="00000000" w:rsidDel="00000000" w:rsidP="00000000" w:rsidRDefault="00000000" w:rsidRPr="00000000" w14:paraId="00000025">
      <w:pPr>
        <w:rPr/>
      </w:pPr>
      <w:r w:rsidDel="00000000" w:rsidR="00000000" w:rsidRPr="00000000">
        <w:rPr>
          <w:b w:val="1"/>
          <w:bCs w:val="1"/>
          <w:rtl w:val="0"/>
        </w:rPr>
        <w:t xml:space="preserve">Q: Is there a drag brunch in Connecticut?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Chez Est in Hartford runs a well-known weekly drag brunch that draws visitors from across the state, in addition to its regular weekend drag show schedule.</w:t>
      </w:r>
    </w:p>
    <w:p w:rsidR="00000000" w:rsidDel="00000000" w:rsidP="00000000" w:rsidRDefault="00000000" w:rsidRPr="00000000" w14:paraId="00000027">
      <w:pPr>
        <w:rPr/>
      </w:pPr>
      <w:r w:rsidDel="00000000" w:rsidR="00000000" w:rsidRPr="00000000">
        <w:rPr>
          <w:b w:val="1"/>
          <w:bCs w:val="1"/>
          <w:rtl w:val="0"/>
        </w:rPr>
        <w:t xml:space="preserve">Q: Does Connecticut have LGBTQ+ nightlife outside Hartford and New Haven?</w:t>
      </w:r>
      <w:r w:rsidDel="00000000" w:rsidR="00000000" w:rsidRPr="00000000">
        <w:rPr>
          <w:rtl w:val="0"/>
        </w:rPr>
      </w:r>
    </w:p>
    <w:sdt>
      <w:sdtPr>
        <w:id w:val="-297620947"/>
        <w:tag w:val="goog_rdk_1"/>
      </w:sdtPr>
      <w:sdtContent>
        <w:p w:rsidR="00000000" w:rsidDel="00000000" w:rsidP="00000000" w:rsidRDefault="00000000" w:rsidRPr="00000000" w14:paraId="00000028">
          <w:pPr>
            <w:rPr>
              <w:ins w:author="Me" w:id="0" w:date="2026-07-21T19:49:29Z"/>
            </w:rPr>
          </w:pPr>
          <w:r w:rsidDel="00000000" w:rsidR="00000000" w:rsidRPr="00000000">
            <w:rPr>
              <w:rtl w:val="0"/>
            </w:rPr>
            <w:t xml:space="preserve">A: Dedicated venues are concentrated in Hartford and New Haven. Other towns tend to express LGBTQ+ community through private social groups, Pride events, and community organizations rather than standalone bars.</w:t>
          </w:r>
          <w:sdt>
            <w:sdtPr>
              <w:id w:val="196069864"/>
              <w:tag w:val="goog_rdk_0"/>
            </w:sdtPr>
            <w:sdtContent>
              <w:ins w:author="Me" w:id="0" w:date="2026-07-21T19:49:29Z">
                <w:r w:rsidDel="00000000" w:rsidR="00000000" w:rsidRPr="00000000">
                  <w:rPr>
                    <w:rtl w:val="0"/>
                  </w:rPr>
                </w:r>
              </w:ins>
            </w:sdtContent>
          </w:sdt>
        </w:p>
      </w:sdtContent>
    </w:sdt>
    <w:sdt>
      <w:sdtPr>
        <w:id w:val="455229452"/>
        <w:tag w:val="goog_rdk_3"/>
      </w:sdtPr>
      <w:sdtContent>
        <w:p w:rsidR="00000000" w:rsidDel="00000000" w:rsidP="00000000" w:rsidRDefault="00000000" w:rsidRPr="00000000" w14:paraId="00000029">
          <w:pPr>
            <w:rPr>
              <w:ins w:author="Me" w:id="0" w:date="2026-07-21T19:49:29Z"/>
            </w:rPr>
          </w:pPr>
          <w:sdt>
            <w:sdtPr>
              <w:id w:val="1458477507"/>
              <w:tag w:val="goog_rdk_2"/>
            </w:sdtPr>
            <w:sdtContent>
              <w:ins w:author="Me" w:id="0" w:date="2026-07-21T19:49:29Z">
                <w:r w:rsidDel="00000000" w:rsidR="00000000" w:rsidRPr="00000000">
                  <w:rPr>
                    <w:rtl w:val="0"/>
                  </w:rPr>
                </w:r>
              </w:ins>
            </w:sdtContent>
          </w:sdt>
        </w:p>
      </w:sdtContent>
    </w:sdt>
    <w:p w:rsidR="00000000" w:rsidDel="00000000" w:rsidP="00000000" w:rsidRDefault="00000000" w:rsidRPr="00000000" w14:paraId="0000002A">
      <w:pPr>
        <w:rPr/>
      </w:pPr>
      <w:sdt>
        <w:sdtPr>
          <w:id w:val="891090223"/>
          <w:tag w:val="goog_rdk_4"/>
        </w:sdtPr>
        <w:sdtContent>
          <w:ins w:author="Me" w:id="0" w:date="2026-07-21T19:49:29Z">
            <w:r w:rsidDel="00000000" w:rsidR="00000000" w:rsidRPr="00000000">
              <w:rPr>
                <w:rtl w:val="0"/>
              </w:rPr>
              <w:t xml:space="preserve">Add the information about Sky Casper website and his events across CT </w:t>
            </w:r>
          </w:ins>
        </w:sdtContent>
      </w:sdt>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Renting vs. Buying in Connecticut as an LGBTQ+ Person</w:t>
      </w:r>
    </w:p>
    <w:p w:rsidR="00000000" w:rsidDel="00000000" w:rsidP="00000000" w:rsidRDefault="00000000" w:rsidRPr="00000000" w14:paraId="0000002D">
      <w:pPr>
        <w:rPr/>
      </w:pPr>
      <w:r w:rsidDel="00000000" w:rsidR="00000000" w:rsidRPr="00000000">
        <w:rPr>
          <w:b w:val="1"/>
          <w:bCs w:val="1"/>
          <w:rtl w:val="0"/>
        </w:rPr>
        <w:t xml:space="preserve">Meta description: </w:t>
      </w:r>
      <w:r w:rsidDel="00000000" w:rsidR="00000000" w:rsidRPr="00000000">
        <w:rPr>
          <w:rtl w:val="0"/>
        </w:rPr>
        <w:t xml:space="preserve">Not ready to buy? Here's an honest comparison of renting and buying in Connecticut, including the legal protections that apply to each and how to know which stage you're actually in.</w:t>
      </w:r>
    </w:p>
    <w:p w:rsidR="00000000" w:rsidDel="00000000" w:rsidP="00000000" w:rsidRDefault="00000000" w:rsidRPr="00000000" w14:paraId="0000002E">
      <w:pPr>
        <w:rPr/>
      </w:pPr>
      <w:r w:rsidDel="00000000" w:rsidR="00000000" w:rsidRPr="00000000">
        <w:rPr>
          <w:b w:val="1"/>
          <w:bCs w:val="1"/>
          <w:rtl w:val="0"/>
        </w:rPr>
        <w:t xml:space="preserve">Suggested slug: </w:t>
      </w:r>
      <w:r w:rsidDel="00000000" w:rsidR="00000000" w:rsidRPr="00000000">
        <w:rPr>
          <w:rtl w:val="0"/>
        </w:rPr>
        <w:t xml:space="preserve">/blog/renting-vs-buying-connecticut-lgbtq</w:t>
      </w:r>
    </w:p>
    <w:p w:rsidR="00000000" w:rsidDel="00000000" w:rsidP="00000000" w:rsidRDefault="00000000" w:rsidRPr="00000000" w14:paraId="0000002F">
      <w:pPr>
        <w:rPr/>
      </w:pPr>
      <w:r w:rsidDel="00000000" w:rsidR="00000000" w:rsidRPr="00000000">
        <w:rPr>
          <w:b w:val="1"/>
          <w:bCs w:val="1"/>
          <w:rtl w:val="0"/>
        </w:rPr>
        <w:t xml:space="preserve">Target keywords: </w:t>
      </w:r>
      <w:r w:rsidDel="00000000" w:rsidR="00000000" w:rsidRPr="00000000">
        <w:rPr>
          <w:rtl w:val="0"/>
        </w:rPr>
        <w:t xml:space="preserve">renting vs buying Connecticut, should I rent or buy CT, LGBTQ renters rights Connecticut, first apartment Connecticut LGBTQ</w:t>
      </w:r>
    </w:p>
    <w:p w:rsidR="00000000" w:rsidDel="00000000" w:rsidP="00000000" w:rsidRDefault="00000000" w:rsidRPr="00000000" w14:paraId="00000030">
      <w:pPr>
        <w:pStyle w:val="Heading2"/>
        <w:rPr/>
      </w:pPr>
      <w:r w:rsidDel="00000000" w:rsidR="00000000" w:rsidRPr="00000000">
        <w:rPr>
          <w:rtl w:val="0"/>
        </w:rPr>
        <w:t xml:space="preserve">The Real Question Isn't Financial, It's Timing</w:t>
      </w:r>
    </w:p>
    <w:p w:rsidR="00000000" w:rsidDel="00000000" w:rsidP="00000000" w:rsidRDefault="00000000" w:rsidRPr="00000000" w14:paraId="00000031">
      <w:pPr>
        <w:rPr/>
      </w:pPr>
      <w:r w:rsidDel="00000000" w:rsidR="00000000" w:rsidRPr="00000000">
        <w:rPr>
          <w:rtl w:val="0"/>
        </w:rPr>
        <w:t xml:space="preserve">Renting versus buying gets framed as a pure numbers question, but for a lot of LGBTQ+ people relocating to Connecticut, it's really a timing question: do you know the state well enough yet to commit to a neighborhood, or do you need a year to figure that out first?</w:t>
      </w:r>
    </w:p>
    <w:p w:rsidR="00000000" w:rsidDel="00000000" w:rsidP="00000000" w:rsidRDefault="00000000" w:rsidRPr="00000000" w14:paraId="00000032">
      <w:pPr>
        <w:pStyle w:val="Heading2"/>
        <w:rPr/>
      </w:pPr>
      <w:r w:rsidDel="00000000" w:rsidR="00000000" w:rsidRPr="00000000">
        <w:rPr>
          <w:rtl w:val="0"/>
        </w:rPr>
        <w:t xml:space="preserve">The Case for Renting First</w:t>
      </w:r>
    </w:p>
    <w:p w:rsidR="00000000" w:rsidDel="00000000" w:rsidP="00000000" w:rsidRDefault="00000000" w:rsidRPr="00000000" w14:paraId="00000033">
      <w:pPr>
        <w:rPr/>
      </w:pPr>
      <w:r w:rsidDel="00000000" w:rsidR="00000000" w:rsidRPr="00000000">
        <w:rPr>
          <w:rtl w:val="0"/>
        </w:rPr>
        <w:t xml:space="preserve">If you're relocating from out of state, especially from a market as different as NYC or a less LGBTQ+-affirming region, renting for 6-12 months in a target town lets you test the commute, the community, and the day-to-day feel before committing. West Hartford, Hartford, and New Haven all have active rental markets that make this realistic.</w:t>
      </w:r>
    </w:p>
    <w:p w:rsidR="00000000" w:rsidDel="00000000" w:rsidP="00000000" w:rsidRDefault="00000000" w:rsidRPr="00000000" w14:paraId="00000034">
      <w:pPr>
        <w:pStyle w:val="Heading2"/>
        <w:rPr/>
      </w:pPr>
      <w:r w:rsidDel="00000000" w:rsidR="00000000" w:rsidRPr="00000000">
        <w:rPr>
          <w:rtl w:val="0"/>
        </w:rPr>
        <w:t xml:space="preserve">Legal Protections Apply to Renters Too</w:t>
      </w:r>
    </w:p>
    <w:p w:rsidR="00000000" w:rsidDel="00000000" w:rsidP="00000000" w:rsidRDefault="00000000" w:rsidRPr="00000000" w14:paraId="00000035">
      <w:pPr>
        <w:rPr/>
      </w:pPr>
      <w:r w:rsidDel="00000000" w:rsidR="00000000" w:rsidRPr="00000000">
        <w:rPr>
          <w:rtl w:val="0"/>
        </w:rPr>
        <w:t xml:space="preserve">Connecticut's fair housing protections for sexual orientation and gender identity cover rental housing with the same force as home sales, landlords cannot legally refuse to rent, set different lease terms, or retaliate based on LGBTQ+ status. Renting doesn't mean stepping outside your legal protections.</w:t>
      </w:r>
    </w:p>
    <w:p w:rsidR="00000000" w:rsidDel="00000000" w:rsidP="00000000" w:rsidRDefault="00000000" w:rsidRPr="00000000" w14:paraId="00000036">
      <w:pPr>
        <w:pStyle w:val="Heading2"/>
        <w:rPr/>
      </w:pPr>
      <w:r w:rsidDel="00000000" w:rsidR="00000000" w:rsidRPr="00000000">
        <w:rPr>
          <w:rtl w:val="0"/>
        </w:rPr>
        <w:t xml:space="preserve">The Case for Buying Sooner</w:t>
      </w:r>
    </w:p>
    <w:p w:rsidR="00000000" w:rsidDel="00000000" w:rsidP="00000000" w:rsidRDefault="00000000" w:rsidRPr="00000000" w14:paraId="00000037">
      <w:pPr>
        <w:rPr/>
      </w:pPr>
      <w:r w:rsidDel="00000000" w:rsidR="00000000" w:rsidRPr="00000000">
        <w:rPr>
          <w:rtl w:val="0"/>
        </w:rPr>
        <w:t xml:space="preserve">If you already know your target town, well-qualified first-time buyer programs through CHFA can make the math work out close to, or better than, renting on a monthly basis, while building equity instead of a landlord's. This is especially true in more affordable markets like Hartford or Middletown.</w:t>
      </w:r>
    </w:p>
    <w:p w:rsidR="00000000" w:rsidDel="00000000" w:rsidP="00000000" w:rsidRDefault="00000000" w:rsidRPr="00000000" w14:paraId="00000038">
      <w:pPr>
        <w:pStyle w:val="Heading2"/>
        <w:rPr/>
      </w:pPr>
      <w:r w:rsidDel="00000000" w:rsidR="00000000" w:rsidRPr="00000000">
        <w:rPr>
          <w:rtl w:val="0"/>
        </w:rPr>
        <w:t xml:space="preserve">A Practical Way to Decide</w:t>
      </w:r>
    </w:p>
    <w:p w:rsidR="00000000" w:rsidDel="00000000" w:rsidP="00000000" w:rsidRDefault="00000000" w:rsidRPr="00000000" w14:paraId="00000039">
      <w:pPr>
        <w:rPr/>
      </w:pPr>
      <w:r w:rsidDel="00000000" w:rsidR="00000000" w:rsidRPr="00000000">
        <w:rPr>
          <w:rtl w:val="0"/>
        </w:rPr>
        <w:t xml:space="preserve">Ask yourself honestly: do I know which town I want long-term? Is my income and credit ready for a mortgage today? Would a year of renting actually change my answer, or am I just delaying a decision I've already made? A good agent will tell you honestly if buying now doesn't make sense yet, that's part of what separates a trustworthy gay realtor from one just chasing a commission.</w:t>
      </w:r>
    </w:p>
    <w:p w:rsidR="00000000" w:rsidDel="00000000" w:rsidP="00000000" w:rsidRDefault="00000000" w:rsidRPr="00000000" w14:paraId="0000003A">
      <w:pPr>
        <w:pStyle w:val="Heading2"/>
        <w:rPr/>
      </w:pPr>
      <w:r w:rsidDel="00000000" w:rsidR="00000000" w:rsidRPr="00000000">
        <w:rPr>
          <w:rtl w:val="0"/>
        </w:rPr>
        <w:t xml:space="preserve">Frequently Asked Questions</w:t>
      </w:r>
    </w:p>
    <w:p w:rsidR="00000000" w:rsidDel="00000000" w:rsidP="00000000" w:rsidRDefault="00000000" w:rsidRPr="00000000" w14:paraId="0000003B">
      <w:pPr>
        <w:rPr/>
      </w:pPr>
      <w:r w:rsidDel="00000000" w:rsidR="00000000" w:rsidRPr="00000000">
        <w:rPr>
          <w:b w:val="1"/>
          <w:bCs w:val="1"/>
          <w:rtl w:val="0"/>
        </w:rPr>
        <w:t xml:space="preserve">Q: Do LGBTQ+ renters have legal protections in Connecticut?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Yes. Connecticut's fair housing law prohibits discrimination based on sexual orientation and gender identity in rental housing, covering applications, lease terms, and retaliation, the same protections that apply to home sales.</w:t>
      </w:r>
    </w:p>
    <w:p w:rsidR="00000000" w:rsidDel="00000000" w:rsidP="00000000" w:rsidRDefault="00000000" w:rsidRPr="00000000" w14:paraId="0000003D">
      <w:pPr>
        <w:rPr/>
      </w:pPr>
      <w:r w:rsidDel="00000000" w:rsidR="00000000" w:rsidRPr="00000000">
        <w:rPr>
          <w:b w:val="1"/>
          <w:bCs w:val="1"/>
          <w:rtl w:val="0"/>
        </w:rPr>
        <w:t xml:space="preserve">Q: Is it smarter to rent before buying in Connecticut?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If you're new to the state or unsure which town fits you, renting for 6-12 months in a target area is a reasonable way to test it before committing to a purchase. If you already know your target town and are financially ready, buying sooner often builds equity faster than renting.</w:t>
      </w:r>
    </w:p>
    <w:p w:rsidR="00000000" w:rsidDel="00000000" w:rsidP="00000000" w:rsidRDefault="00000000" w:rsidRPr="00000000" w14:paraId="0000003F">
      <w:pPr>
        <w:rPr/>
      </w:pPr>
      <w:r w:rsidDel="00000000" w:rsidR="00000000" w:rsidRPr="00000000">
        <w:rPr>
          <w:b w:val="1"/>
          <w:bCs w:val="1"/>
          <w:rtl w:val="0"/>
        </w:rPr>
        <w:t xml:space="preserve">Q: What first-time buyer programs are available if I decide to buy?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CHFA offers below-market mortgage rates and down payment assistance for qualifying first-time buyers statewide. See our complete first-time buyer guide for the full breakdown of programs and how to stack them.</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3. Selling Your Home as an LGBTQ+ Homeowner in Connecticut</w:t>
      </w:r>
    </w:p>
    <w:p w:rsidR="00000000" w:rsidDel="00000000" w:rsidP="00000000" w:rsidRDefault="00000000" w:rsidRPr="00000000" w14:paraId="00000043">
      <w:pPr>
        <w:rPr/>
      </w:pPr>
      <w:r w:rsidDel="00000000" w:rsidR="00000000" w:rsidRPr="00000000">
        <w:rPr>
          <w:b w:val="1"/>
          <w:bCs w:val="1"/>
          <w:rtl w:val="0"/>
        </w:rPr>
        <w:t xml:space="preserve">Meta description: </w:t>
      </w:r>
      <w:r w:rsidDel="00000000" w:rsidR="00000000" w:rsidRPr="00000000">
        <w:rPr>
          <w:rtl w:val="0"/>
        </w:rPr>
        <w:t xml:space="preserve">Selling comes with its own legal protections and staging considerations. Here's what LGBTQ+ sellers in Connecticut should know before listing.</w:t>
      </w:r>
    </w:p>
    <w:p w:rsidR="00000000" w:rsidDel="00000000" w:rsidP="00000000" w:rsidRDefault="00000000" w:rsidRPr="00000000" w14:paraId="00000044">
      <w:pPr>
        <w:rPr/>
      </w:pPr>
      <w:r w:rsidDel="00000000" w:rsidR="00000000" w:rsidRPr="00000000">
        <w:rPr>
          <w:b w:val="1"/>
          <w:bCs w:val="1"/>
          <w:rtl w:val="0"/>
        </w:rPr>
        <w:t xml:space="preserve">Suggested slug: </w:t>
      </w:r>
      <w:r w:rsidDel="00000000" w:rsidR="00000000" w:rsidRPr="00000000">
        <w:rPr>
          <w:rtl w:val="0"/>
        </w:rPr>
        <w:t xml:space="preserve">/blog/selling-your-home-lgbtq-homeowner-connecticut</w:t>
      </w:r>
    </w:p>
    <w:p w:rsidR="00000000" w:rsidDel="00000000" w:rsidP="00000000" w:rsidRDefault="00000000" w:rsidRPr="00000000" w14:paraId="00000045">
      <w:pPr>
        <w:rPr/>
      </w:pPr>
      <w:r w:rsidDel="00000000" w:rsidR="00000000" w:rsidRPr="00000000">
        <w:rPr>
          <w:b w:val="1"/>
          <w:bCs w:val="1"/>
          <w:rtl w:val="0"/>
        </w:rPr>
        <w:t xml:space="preserve">Target keywords: </w:t>
      </w:r>
      <w:r w:rsidDel="00000000" w:rsidR="00000000" w:rsidRPr="00000000">
        <w:rPr>
          <w:rtl w:val="0"/>
        </w:rPr>
        <w:t xml:space="preserve">LGBTQ home seller Connecticut, selling house Connecticut, gay realtor listing agent CT, LGBTQ friendly listing</w:t>
      </w:r>
    </w:p>
    <w:p w:rsidR="00000000" w:rsidDel="00000000" w:rsidP="00000000" w:rsidRDefault="00000000" w:rsidRPr="00000000" w14:paraId="00000046">
      <w:pPr>
        <w:pStyle w:val="Heading2"/>
        <w:rPr/>
      </w:pPr>
      <w:r w:rsidDel="00000000" w:rsidR="00000000" w:rsidRPr="00000000">
        <w:rPr>
          <w:rtl w:val="0"/>
        </w:rPr>
        <w:t xml:space="preserve">Selling Is a Different Conversation Than Buying</w:t>
      </w:r>
    </w:p>
    <w:p w:rsidR="00000000" w:rsidDel="00000000" w:rsidP="00000000" w:rsidRDefault="00000000" w:rsidRPr="00000000" w14:paraId="00000047">
      <w:pPr>
        <w:rPr/>
      </w:pPr>
      <w:r w:rsidDel="00000000" w:rsidR="00000000" w:rsidRPr="00000000">
        <w:rPr>
          <w:rtl w:val="0"/>
        </w:rPr>
        <w:t xml:space="preserve">Most LGBTQ+ real estate content focuses on buyers, but sellers face their own questions: how do you market a home without inviting judgment, how do you vet buyers' agents, and what legal protections apply if a buyer or their agent behaves inappropriately during a showing.</w:t>
      </w:r>
    </w:p>
    <w:p w:rsidR="00000000" w:rsidDel="00000000" w:rsidP="00000000" w:rsidRDefault="00000000" w:rsidRPr="00000000" w14:paraId="00000048">
      <w:pPr>
        <w:pStyle w:val="Heading2"/>
        <w:rPr/>
      </w:pPr>
      <w:r w:rsidDel="00000000" w:rsidR="00000000" w:rsidRPr="00000000">
        <w:rPr>
          <w:rtl w:val="0"/>
        </w:rPr>
        <w:t xml:space="preserve">Your Legal Protections as a Seller</w:t>
      </w:r>
    </w:p>
    <w:p w:rsidR="00000000" w:rsidDel="00000000" w:rsidP="00000000" w:rsidRDefault="00000000" w:rsidRPr="00000000" w14:paraId="00000049">
      <w:pPr>
        <w:rPr/>
      </w:pPr>
      <w:r w:rsidDel="00000000" w:rsidR="00000000" w:rsidRPr="00000000">
        <w:rPr>
          <w:rtl w:val="0"/>
        </w:rPr>
        <w:t xml:space="preserve">Connecticut law prohibits discriminatory statements or conduct in a real estate transaction from any party, including buyers' agents. If you experience hostility or inappropriate questions during a showing, document it and tell your listing agent immediately, this is the same CHRO complaint process available to buyers and renters.</w:t>
      </w:r>
    </w:p>
    <w:p w:rsidR="00000000" w:rsidDel="00000000" w:rsidP="00000000" w:rsidRDefault="00000000" w:rsidRPr="00000000" w14:paraId="0000004A">
      <w:pPr>
        <w:pStyle w:val="Heading2"/>
        <w:rPr/>
      </w:pPr>
      <w:r w:rsidDel="00000000" w:rsidR="00000000" w:rsidRPr="00000000">
        <w:rPr>
          <w:rtl w:val="0"/>
        </w:rPr>
        <w:t xml:space="preserve">Staging Without Erasing Yourself</w:t>
      </w:r>
    </w:p>
    <w:p w:rsidR="00000000" w:rsidDel="00000000" w:rsidP="00000000" w:rsidRDefault="00000000" w:rsidRPr="00000000" w14:paraId="0000004B">
      <w:pPr>
        <w:rPr/>
      </w:pPr>
      <w:r w:rsidDel="00000000" w:rsidR="00000000" w:rsidRPr="00000000">
        <w:rPr>
          <w:rtl w:val="0"/>
        </w:rPr>
        <w:t xml:space="preserve">You don't need to depersonalize your home to the point of erasing your identity to sell it well. Neutral staging is about decluttering and broad appeal, not hiding who lives there. A listing agent who understands this balance will guide you toward staging that sells without asking you to hide.</w:t>
      </w:r>
    </w:p>
    <w:p w:rsidR="00000000" w:rsidDel="00000000" w:rsidP="00000000" w:rsidRDefault="00000000" w:rsidRPr="00000000" w14:paraId="0000004C">
      <w:pPr>
        <w:pStyle w:val="Heading2"/>
        <w:rPr/>
      </w:pPr>
      <w:r w:rsidDel="00000000" w:rsidR="00000000" w:rsidRPr="00000000">
        <w:rPr>
          <w:rtl w:val="0"/>
        </w:rPr>
        <w:t xml:space="preserve">Choosing the Right Listing Agent</w:t>
      </w:r>
    </w:p>
    <w:p w:rsidR="00000000" w:rsidDel="00000000" w:rsidP="00000000" w:rsidRDefault="00000000" w:rsidRPr="00000000" w14:paraId="0000004D">
      <w:pPr>
        <w:rPr/>
      </w:pPr>
      <w:r w:rsidDel="00000000" w:rsidR="00000000" w:rsidRPr="00000000">
        <w:rPr>
          <w:rtl w:val="0"/>
        </w:rPr>
        <w:t xml:space="preserve">Your listing agent controls who sees your home and how it's marketed. An agent who is part of the GayRealEstateCT or otherwise embedded in the community will generally have better instincts about which buyers' agents and showings are worth prioritizing.</w:t>
      </w:r>
    </w:p>
    <w:p w:rsidR="00000000" w:rsidDel="00000000" w:rsidP="00000000" w:rsidRDefault="00000000" w:rsidRPr="00000000" w14:paraId="0000004E">
      <w:pPr>
        <w:pStyle w:val="Heading2"/>
        <w:rPr/>
      </w:pPr>
      <w:r w:rsidDel="00000000" w:rsidR="00000000" w:rsidRPr="00000000">
        <w:rPr>
          <w:rtl w:val="0"/>
        </w:rPr>
        <w:t xml:space="preserve">Timing Your Sale Around Connecticut's Market</w:t>
      </w:r>
    </w:p>
    <w:p w:rsidR="00000000" w:rsidDel="00000000" w:rsidP="00000000" w:rsidRDefault="00000000" w:rsidRPr="00000000" w14:paraId="0000004F">
      <w:pPr>
        <w:rPr/>
      </w:pPr>
      <w:r w:rsidDel="00000000" w:rsidR="00000000" w:rsidRPr="00000000">
        <w:rPr>
          <w:rtl w:val="0"/>
        </w:rPr>
        <w:t xml:space="preserve">Connecticut's LGBTQ+-popular markets, especially West Hartford, currently see strong demand from buyers relocating from NYC and Boston. Understanding that demand can help you time your listing and set realistic expectations for how quickly a well-priced home moves.</w:t>
      </w:r>
    </w:p>
    <w:p w:rsidR="00000000" w:rsidDel="00000000" w:rsidP="00000000" w:rsidRDefault="00000000" w:rsidRPr="00000000" w14:paraId="00000050">
      <w:pPr>
        <w:pStyle w:val="Heading2"/>
        <w:rPr/>
      </w:pPr>
      <w:r w:rsidDel="00000000" w:rsidR="00000000" w:rsidRPr="00000000">
        <w:rPr>
          <w:rtl w:val="0"/>
        </w:rPr>
        <w:t xml:space="preserve">Frequently Asked Questions</w:t>
      </w:r>
    </w:p>
    <w:p w:rsidR="00000000" w:rsidDel="00000000" w:rsidP="00000000" w:rsidRDefault="00000000" w:rsidRPr="00000000" w14:paraId="00000051">
      <w:pPr>
        <w:rPr/>
      </w:pPr>
      <w:r w:rsidDel="00000000" w:rsidR="00000000" w:rsidRPr="00000000">
        <w:rPr>
          <w:b w:val="1"/>
          <w:bCs w:val="1"/>
          <w:rtl w:val="0"/>
        </w:rPr>
        <w:t xml:space="preserve">Q: Do I have legal protections as an LGBTQ+ home seller in Connecticut?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Yes. Connecticut fair housing law prohibits discriminatory conduct or statements from any party in a real estate transaction, including buyers and buyers' agents, with the same CHRO complaint process available to buyers and renters.</w:t>
      </w:r>
    </w:p>
    <w:p w:rsidR="00000000" w:rsidDel="00000000" w:rsidP="00000000" w:rsidRDefault="00000000" w:rsidRPr="00000000" w14:paraId="00000053">
      <w:pPr>
        <w:rPr/>
      </w:pPr>
      <w:r w:rsidDel="00000000" w:rsidR="00000000" w:rsidRPr="00000000">
        <w:rPr>
          <w:b w:val="1"/>
          <w:bCs w:val="1"/>
          <w:rtl w:val="0"/>
        </w:rPr>
        <w:t xml:space="preserve">Q: Should I remove personal LGBTQ+ items before showings?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That's a personal choice, not a requirement. Standard staging advice (decluttering, neutral colors) applies to every seller regardless of identity. You do not need to hide who you are to sell your home successfully in Connecticut.</w:t>
      </w:r>
    </w:p>
    <w:p w:rsidR="00000000" w:rsidDel="00000000" w:rsidP="00000000" w:rsidRDefault="00000000" w:rsidRPr="00000000" w14:paraId="00000055">
      <w:pPr>
        <w:rPr/>
      </w:pPr>
      <w:r w:rsidDel="00000000" w:rsidR="00000000" w:rsidRPr="00000000">
        <w:rPr>
          <w:b w:val="1"/>
          <w:bCs w:val="1"/>
          <w:rtl w:val="0"/>
        </w:rPr>
        <w:t xml:space="preserve">Q: How do I find a listing agent who understands LGBTQ+ sellers?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Look for agents who are members of the GayRealEstateCT, or who are openly part of the community themselves. Ask directly how many LGBTQ+ sellers they've represented.</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4. Downsizing in Connecticut: A Guide for LGBTQ+ Empty Nesters</w:t>
      </w:r>
    </w:p>
    <w:p w:rsidR="00000000" w:rsidDel="00000000" w:rsidP="00000000" w:rsidRDefault="00000000" w:rsidRPr="00000000" w14:paraId="00000059">
      <w:pPr>
        <w:rPr/>
      </w:pPr>
      <w:r w:rsidDel="00000000" w:rsidR="00000000" w:rsidRPr="00000000">
        <w:rPr>
          <w:b w:val="1"/>
          <w:bCs w:val="1"/>
          <w:rtl w:val="0"/>
        </w:rPr>
        <w:t xml:space="preserve">Meta description: </w:t>
      </w:r>
      <w:r w:rsidDel="00000000" w:rsidR="00000000" w:rsidRPr="00000000">
        <w:rPr>
          <w:rtl w:val="0"/>
        </w:rPr>
        <w:t xml:space="preserve">Ready to downsize? Here's how LGBTQ+ empty nesters and couples in Connecticut are approaching smaller homes, condos, and low-maintenance living.</w:t>
      </w:r>
    </w:p>
    <w:p w:rsidR="00000000" w:rsidDel="00000000" w:rsidP="00000000" w:rsidRDefault="00000000" w:rsidRPr="00000000" w14:paraId="0000005A">
      <w:pPr>
        <w:rPr/>
      </w:pPr>
      <w:r w:rsidDel="00000000" w:rsidR="00000000" w:rsidRPr="00000000">
        <w:rPr>
          <w:b w:val="1"/>
          <w:bCs w:val="1"/>
          <w:rtl w:val="0"/>
        </w:rPr>
        <w:t xml:space="preserve">Suggested slug: </w:t>
      </w:r>
      <w:r w:rsidDel="00000000" w:rsidR="00000000" w:rsidRPr="00000000">
        <w:rPr>
          <w:rtl w:val="0"/>
        </w:rPr>
        <w:t xml:space="preserve">/blog/downsizing-connecticut-lgbtq-empty-nesters</w:t>
      </w:r>
    </w:p>
    <w:p w:rsidR="00000000" w:rsidDel="00000000" w:rsidP="00000000" w:rsidRDefault="00000000" w:rsidRPr="00000000" w14:paraId="0000005B">
      <w:pPr>
        <w:rPr/>
      </w:pPr>
      <w:r w:rsidDel="00000000" w:rsidR="00000000" w:rsidRPr="00000000">
        <w:rPr>
          <w:b w:val="1"/>
          <w:bCs w:val="1"/>
          <w:rtl w:val="0"/>
        </w:rPr>
        <w:t xml:space="preserve">Target keywords: </w:t>
      </w:r>
      <w:r w:rsidDel="00000000" w:rsidR="00000000" w:rsidRPr="00000000">
        <w:rPr>
          <w:rtl w:val="0"/>
        </w:rPr>
        <w:t xml:space="preserve">downsizing Connecticut, LGBTQ empty nesters, condo living Connecticut, low maintenance homes CT</w:t>
      </w:r>
    </w:p>
    <w:p w:rsidR="00000000" w:rsidDel="00000000" w:rsidP="00000000" w:rsidRDefault="00000000" w:rsidRPr="00000000" w14:paraId="0000005C">
      <w:pPr>
        <w:pStyle w:val="Heading2"/>
        <w:rPr/>
      </w:pPr>
      <w:r w:rsidDel="00000000" w:rsidR="00000000" w:rsidRPr="00000000">
        <w:rPr>
          <w:rtl w:val="0"/>
        </w:rPr>
        <w:t xml:space="preserve">Downsizing Is a Different Search Than Buying Your First Home</w:t>
      </w:r>
    </w:p>
    <w:p w:rsidR="00000000" w:rsidDel="00000000" w:rsidP="00000000" w:rsidRDefault="00000000" w:rsidRPr="00000000" w14:paraId="0000005D">
      <w:pPr>
        <w:rPr/>
      </w:pPr>
      <w:r w:rsidDel="00000000" w:rsidR="00000000" w:rsidRPr="00000000">
        <w:rPr>
          <w:rtl w:val="0"/>
        </w:rPr>
        <w:t xml:space="preserve">If you've owned a larger family home for years, downsizing isn't just about square footage, it's about deciding how much yard work, maintenance, and empty space you actually want going forward. For LGBTQ+ empty nesters, it's also a chance to choose a community intentionally, rather than the one you landed in decades ago for school districts.</w:t>
      </w:r>
    </w:p>
    <w:p w:rsidR="00000000" w:rsidDel="00000000" w:rsidP="00000000" w:rsidRDefault="00000000" w:rsidRPr="00000000" w14:paraId="0000005E">
      <w:pPr>
        <w:pStyle w:val="Heading2"/>
        <w:rPr/>
      </w:pPr>
      <w:r w:rsidDel="00000000" w:rsidR="00000000" w:rsidRPr="00000000">
        <w:rPr>
          <w:rtl w:val="0"/>
        </w:rPr>
        <w:t xml:space="preserve">Condos and Townhomes: The Low-Maintenance Option</w:t>
      </w:r>
    </w:p>
    <w:p w:rsidR="00000000" w:rsidDel="00000000" w:rsidP="00000000" w:rsidRDefault="00000000" w:rsidRPr="00000000" w14:paraId="0000005F">
      <w:pPr>
        <w:rPr/>
      </w:pPr>
      <w:r w:rsidDel="00000000" w:rsidR="00000000" w:rsidRPr="00000000">
        <w:rPr>
          <w:rtl w:val="0"/>
        </w:rPr>
        <w:t xml:space="preserve">West Hartford, New Haven, and Glastonbury all have active condo and townhome markets aimed at downsizers, generally $250,000 to $450,000, with exterior maintenance and landscaping handled by an association. This is often the right fit if you want walkability without upkeep.</w:t>
      </w:r>
    </w:p>
    <w:p w:rsidR="00000000" w:rsidDel="00000000" w:rsidP="00000000" w:rsidRDefault="00000000" w:rsidRPr="00000000" w14:paraId="00000060">
      <w:pPr>
        <w:pStyle w:val="Heading2"/>
        <w:rPr/>
      </w:pPr>
      <w:r w:rsidDel="00000000" w:rsidR="00000000" w:rsidRPr="00000000">
        <w:rPr>
          <w:rtl w:val="0"/>
        </w:rPr>
        <w:t xml:space="preserve">Smaller Single-Family Homes: Keeping a Yard Without the Size</w:t>
      </w:r>
    </w:p>
    <w:p w:rsidR="00000000" w:rsidDel="00000000" w:rsidP="00000000" w:rsidRDefault="00000000" w:rsidRPr="00000000" w14:paraId="00000061">
      <w:pPr>
        <w:rPr/>
      </w:pPr>
      <w:r w:rsidDel="00000000" w:rsidR="00000000" w:rsidRPr="00000000">
        <w:rPr>
          <w:rtl w:val="0"/>
        </w:rPr>
        <w:t xml:space="preserve">If you still want a private yard but not a five-bedroom house, look at ranch-style and smaller colonial homes in the same towns, they exist at a range of price points and are often underrated compared to condos for buyers who want a garden without HOA rules.</w:t>
      </w:r>
    </w:p>
    <w:p w:rsidR="00000000" w:rsidDel="00000000" w:rsidP="00000000" w:rsidRDefault="00000000" w:rsidRPr="00000000" w14:paraId="00000062">
      <w:pPr>
        <w:pStyle w:val="Heading2"/>
        <w:rPr/>
      </w:pPr>
      <w:r w:rsidDel="00000000" w:rsidR="00000000" w:rsidRPr="00000000">
        <w:rPr>
          <w:rtl w:val="0"/>
        </w:rPr>
        <w:t xml:space="preserve">Community Considerations for This Life Stage</w:t>
      </w:r>
    </w:p>
    <w:p w:rsidR="00000000" w:rsidDel="00000000" w:rsidP="00000000" w:rsidRDefault="00000000" w:rsidRPr="00000000" w14:paraId="00000063">
      <w:pPr>
        <w:rPr/>
      </w:pPr>
      <w:r w:rsidDel="00000000" w:rsidR="00000000" w:rsidRPr="00000000">
        <w:rPr>
          <w:rtl w:val="0"/>
        </w:rPr>
        <w:t xml:space="preserve">As you downsize, proximity to healthcare and an established LGBTQ+ social network start to matter more than school district quality. Our guide to LGBTQ+ affirming healthcare in Connecticut and our retirement guide are worth reading alongside this one if you're planning several decades ahead.</w:t>
      </w:r>
    </w:p>
    <w:p w:rsidR="00000000" w:rsidDel="00000000" w:rsidP="00000000" w:rsidRDefault="00000000" w:rsidRPr="00000000" w14:paraId="00000064">
      <w:pPr>
        <w:pStyle w:val="Heading2"/>
        <w:rPr/>
      </w:pPr>
      <w:r w:rsidDel="00000000" w:rsidR="00000000" w:rsidRPr="00000000">
        <w:rPr>
          <w:rtl w:val="0"/>
        </w:rPr>
        <w:t xml:space="preserve">Selling the Larger Home First: Sequencing the Move</w:t>
      </w:r>
    </w:p>
    <w:p w:rsidR="00000000" w:rsidDel="00000000" w:rsidP="00000000" w:rsidRDefault="00000000" w:rsidRPr="00000000" w14:paraId="00000065">
      <w:pPr>
        <w:rPr/>
      </w:pPr>
      <w:r w:rsidDel="00000000" w:rsidR="00000000" w:rsidRPr="00000000">
        <w:rPr>
          <w:rtl w:val="0"/>
        </w:rPr>
        <w:t xml:space="preserve">Most downsizers need to sell before or simultaneously with buying. A bridge loan or a rent-back arrangement with your buyer can smooth this transition, ask your agent and lender to walk you through both options before you list.</w:t>
      </w:r>
    </w:p>
    <w:p w:rsidR="00000000" w:rsidDel="00000000" w:rsidP="00000000" w:rsidRDefault="00000000" w:rsidRPr="00000000" w14:paraId="00000066">
      <w:pPr>
        <w:pStyle w:val="Heading2"/>
        <w:rPr/>
      </w:pPr>
      <w:r w:rsidDel="00000000" w:rsidR="00000000" w:rsidRPr="00000000">
        <w:rPr>
          <w:rtl w:val="0"/>
        </w:rPr>
        <w:t xml:space="preserve">Frequently Asked Questions</w:t>
      </w:r>
    </w:p>
    <w:p w:rsidR="00000000" w:rsidDel="00000000" w:rsidP="00000000" w:rsidRDefault="00000000" w:rsidRPr="00000000" w14:paraId="00000067">
      <w:pPr>
        <w:rPr/>
      </w:pPr>
      <w:r w:rsidDel="00000000" w:rsidR="00000000" w:rsidRPr="00000000">
        <w:rPr>
          <w:b w:val="1"/>
          <w:bCs w:val="1"/>
          <w:rtl w:val="0"/>
        </w:rPr>
        <w:t xml:space="preserve">Q: What towns are best for downsizing in Connecticut?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West Hartford, New Haven, and Glastonbury have active condo and townhome markets aimed at downsizers, typically $250,000 to $450,000, with low-maintenance living and walkable amenities.</w:t>
      </w:r>
    </w:p>
    <w:p w:rsidR="00000000" w:rsidDel="00000000" w:rsidP="00000000" w:rsidRDefault="00000000" w:rsidRPr="00000000" w14:paraId="00000069">
      <w:pPr>
        <w:rPr/>
      </w:pPr>
      <w:r w:rsidDel="00000000" w:rsidR="00000000" w:rsidRPr="00000000">
        <w:rPr>
          <w:b w:val="1"/>
          <w:bCs w:val="1"/>
          <w:rtl w:val="0"/>
        </w:rPr>
        <w:t xml:space="preserve">Q: Should I sell my current home before buying a smaller one?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Most downsizers sell first or simultaneously. A bridge loan or a rent-back arrangement with your buyer can bridge the timing gap, ask your lender and agent to review both options before listing.</w:t>
      </w:r>
    </w:p>
    <w:p w:rsidR="00000000" w:rsidDel="00000000" w:rsidP="00000000" w:rsidRDefault="00000000" w:rsidRPr="00000000" w14:paraId="0000006B">
      <w:pPr>
        <w:rPr/>
      </w:pPr>
      <w:r w:rsidDel="00000000" w:rsidR="00000000" w:rsidRPr="00000000">
        <w:rPr>
          <w:b w:val="1"/>
          <w:bCs w:val="1"/>
          <w:rtl w:val="0"/>
        </w:rPr>
        <w:t xml:space="preserve">Q: How does downsizing intersect with LGBTQ+ community access?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As priorities shift from school districts to healthcare and social community, West Hartford, Hartford, and New Haven offer the strongest combination of established LGBTQ+ community infrastructure and downsizer-friendly housing stock.</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5. Condo vs. Single-Family Home: What LGBTQ+ Buyers Should Weigh in Connecticut</w:t>
      </w:r>
    </w:p>
    <w:p w:rsidR="00000000" w:rsidDel="00000000" w:rsidP="00000000" w:rsidRDefault="00000000" w:rsidRPr="00000000" w14:paraId="0000006F">
      <w:pPr>
        <w:rPr/>
      </w:pPr>
      <w:r w:rsidDel="00000000" w:rsidR="00000000" w:rsidRPr="00000000">
        <w:rPr>
          <w:b w:val="1"/>
          <w:bCs w:val="1"/>
          <w:rtl w:val="0"/>
        </w:rPr>
        <w:t xml:space="preserve">Meta description: </w:t>
      </w:r>
      <w:r w:rsidDel="00000000" w:rsidR="00000000" w:rsidRPr="00000000">
        <w:rPr>
          <w:rtl w:val="0"/>
        </w:rPr>
        <w:t xml:space="preserve">Condo or house? A practical breakdown of the trade-offs for LGBTQ+ buyers in Connecticut, from HOA rules to community feel.</w:t>
      </w:r>
    </w:p>
    <w:p w:rsidR="00000000" w:rsidDel="00000000" w:rsidP="00000000" w:rsidRDefault="00000000" w:rsidRPr="00000000" w14:paraId="00000070">
      <w:pPr>
        <w:rPr/>
      </w:pPr>
      <w:r w:rsidDel="00000000" w:rsidR="00000000" w:rsidRPr="00000000">
        <w:rPr>
          <w:b w:val="1"/>
          <w:bCs w:val="1"/>
          <w:rtl w:val="0"/>
        </w:rPr>
        <w:t xml:space="preserve">Suggested slug: </w:t>
      </w:r>
      <w:r w:rsidDel="00000000" w:rsidR="00000000" w:rsidRPr="00000000">
        <w:rPr>
          <w:rtl w:val="0"/>
        </w:rPr>
        <w:t xml:space="preserve">/blog/condo-vs-single-family-home-lgbtq-connecticut</w:t>
      </w:r>
    </w:p>
    <w:p w:rsidR="00000000" w:rsidDel="00000000" w:rsidP="00000000" w:rsidRDefault="00000000" w:rsidRPr="00000000" w14:paraId="00000071">
      <w:pPr>
        <w:rPr/>
      </w:pPr>
      <w:r w:rsidDel="00000000" w:rsidR="00000000" w:rsidRPr="00000000">
        <w:rPr>
          <w:b w:val="1"/>
          <w:bCs w:val="1"/>
          <w:rtl w:val="0"/>
        </w:rPr>
        <w:t xml:space="preserve">Target keywords: </w:t>
      </w:r>
      <w:r w:rsidDel="00000000" w:rsidR="00000000" w:rsidRPr="00000000">
        <w:rPr>
          <w:rtl w:val="0"/>
        </w:rPr>
        <w:t xml:space="preserve">condo vs house Connecticut, HOA Connecticut LGBTQ, first home condo or house, Connecticut condo buying guide</w:t>
      </w:r>
    </w:p>
    <w:p w:rsidR="00000000" w:rsidDel="00000000" w:rsidP="00000000" w:rsidRDefault="00000000" w:rsidRPr="00000000" w14:paraId="00000072">
      <w:pPr>
        <w:pStyle w:val="Heading2"/>
        <w:rPr/>
      </w:pPr>
      <w:r w:rsidDel="00000000" w:rsidR="00000000" w:rsidRPr="00000000">
        <w:rPr>
          <w:rtl w:val="0"/>
        </w:rPr>
        <w:t xml:space="preserve">Why This Decision Deserves Its Own Conversation</w:t>
      </w:r>
    </w:p>
    <w:p w:rsidR="00000000" w:rsidDel="00000000" w:rsidP="00000000" w:rsidRDefault="00000000" w:rsidRPr="00000000" w14:paraId="00000073">
      <w:pPr>
        <w:rPr/>
      </w:pPr>
      <w:r w:rsidDel="00000000" w:rsidR="00000000" w:rsidRPr="00000000">
        <w:rPr>
          <w:rtl w:val="0"/>
        </w:rPr>
        <w:t xml:space="preserve">Condo versus single-family isn't just a budget question, it changes how much control you have over your living space, how you interact with neighbors, and in some cases, how comfortable you feel being visibly yourself in shared spaces.</w:t>
      </w:r>
    </w:p>
    <w:p w:rsidR="00000000" w:rsidDel="00000000" w:rsidP="00000000" w:rsidRDefault="00000000" w:rsidRPr="00000000" w14:paraId="00000074">
      <w:pPr>
        <w:pStyle w:val="Heading2"/>
        <w:rPr/>
      </w:pPr>
      <w:r w:rsidDel="00000000" w:rsidR="00000000" w:rsidRPr="00000000">
        <w:rPr>
          <w:rtl w:val="0"/>
        </w:rPr>
        <w:t xml:space="preserve">The Case for a Condo</w:t>
      </w:r>
    </w:p>
    <w:p w:rsidR="00000000" w:rsidDel="00000000" w:rsidP="00000000" w:rsidRDefault="00000000" w:rsidRPr="00000000" w14:paraId="00000075">
      <w:pPr>
        <w:rPr/>
      </w:pPr>
      <w:r w:rsidDel="00000000" w:rsidR="00000000" w:rsidRPr="00000000">
        <w:rPr>
          <w:rtl w:val="0"/>
        </w:rPr>
        <w:t xml:space="preserve">Condos generally cost less upfront, come with less maintenance responsibility, and in walkable town centers like West Hartford's Blue Back Square, put you closer to community life day-to-day. For single buyers or couples without kids, this is often the more realistic entry point.</w:t>
      </w:r>
    </w:p>
    <w:p w:rsidR="00000000" w:rsidDel="00000000" w:rsidP="00000000" w:rsidRDefault="00000000" w:rsidRPr="00000000" w14:paraId="00000076">
      <w:pPr>
        <w:pStyle w:val="Heading2"/>
        <w:rPr/>
      </w:pPr>
      <w:r w:rsidDel="00000000" w:rsidR="00000000" w:rsidRPr="00000000">
        <w:rPr>
          <w:rtl w:val="0"/>
        </w:rPr>
        <w:t xml:space="preserve">What to Actually Check in an HOA</w:t>
      </w:r>
    </w:p>
    <w:p w:rsidR="00000000" w:rsidDel="00000000" w:rsidP="00000000" w:rsidRDefault="00000000" w:rsidRPr="00000000" w14:paraId="00000077">
      <w:pPr>
        <w:rPr/>
      </w:pPr>
      <w:r w:rsidDel="00000000" w:rsidR="00000000" w:rsidRPr="00000000">
        <w:rPr>
          <w:rtl w:val="0"/>
        </w:rPr>
        <w:t xml:space="preserve">Before buying into any condo association, ask to see the HOA's governing documents and rules. Look specifically for anything restricting flags, decorations, or signage, some older associations still have outdated rules that were never updated, even though they're unenforceable under current Connecticut fair housing law.</w:t>
      </w:r>
    </w:p>
    <w:p w:rsidR="00000000" w:rsidDel="00000000" w:rsidP="00000000" w:rsidRDefault="00000000" w:rsidRPr="00000000" w14:paraId="00000078">
      <w:pPr>
        <w:pStyle w:val="Heading2"/>
        <w:rPr/>
      </w:pPr>
      <w:r w:rsidDel="00000000" w:rsidR="00000000" w:rsidRPr="00000000">
        <w:rPr>
          <w:rtl w:val="0"/>
        </w:rPr>
        <w:t xml:space="preserve">The Case for a Single-Family Home</w:t>
      </w:r>
    </w:p>
    <w:p w:rsidR="00000000" w:rsidDel="00000000" w:rsidP="00000000" w:rsidRDefault="00000000" w:rsidRPr="00000000" w14:paraId="00000079">
      <w:pPr>
        <w:rPr/>
      </w:pPr>
      <w:r w:rsidDel="00000000" w:rsidR="00000000" w:rsidRPr="00000000">
        <w:rPr>
          <w:rtl w:val="0"/>
        </w:rPr>
        <w:t xml:space="preserve">A single-family home gives you full control over your property, including exterior expression, landscaping, and how you use the space, without an association's approval. If privacy and autonomy matter more to you than lower maintenance, this tips the scale.</w:t>
      </w:r>
    </w:p>
    <w:p w:rsidR="00000000" w:rsidDel="00000000" w:rsidP="00000000" w:rsidRDefault="00000000" w:rsidRPr="00000000" w14:paraId="0000007A">
      <w:pPr>
        <w:pStyle w:val="Heading2"/>
        <w:rPr/>
      </w:pPr>
      <w:r w:rsidDel="00000000" w:rsidR="00000000" w:rsidRPr="00000000">
        <w:rPr>
          <w:rtl w:val="0"/>
        </w:rPr>
        <w:t xml:space="preserve">How to Decide Based on Your Life Stage</w:t>
      </w:r>
    </w:p>
    <w:p w:rsidR="00000000" w:rsidDel="00000000" w:rsidP="00000000" w:rsidRDefault="00000000" w:rsidRPr="00000000" w14:paraId="0000007B">
      <w:pPr>
        <w:rPr/>
      </w:pPr>
      <w:r w:rsidDel="00000000" w:rsidR="00000000" w:rsidRPr="00000000">
        <w:rPr>
          <w:rtl w:val="0"/>
        </w:rPr>
        <w:t xml:space="preserve">First-time buyers and downsizers often lean condo for affordability and lower maintenance. Families and buyers who want to fully personalize a property, inside and out, often lean single-family. Neither is the objectively correct choice, it depends on what you're optimizing for.</w:t>
      </w:r>
    </w:p>
    <w:p w:rsidR="00000000" w:rsidDel="00000000" w:rsidP="00000000" w:rsidRDefault="00000000" w:rsidRPr="00000000" w14:paraId="0000007C">
      <w:pPr>
        <w:pStyle w:val="Heading2"/>
        <w:rPr/>
      </w:pPr>
      <w:r w:rsidDel="00000000" w:rsidR="00000000" w:rsidRPr="00000000">
        <w:rPr>
          <w:rtl w:val="0"/>
        </w:rPr>
        <w:t xml:space="preserve">Frequently Asked Questions</w:t>
      </w:r>
    </w:p>
    <w:p w:rsidR="00000000" w:rsidDel="00000000" w:rsidP="00000000" w:rsidRDefault="00000000" w:rsidRPr="00000000" w14:paraId="0000007D">
      <w:pPr>
        <w:rPr/>
      </w:pPr>
      <w:r w:rsidDel="00000000" w:rsidR="00000000" w:rsidRPr="00000000">
        <w:rPr>
          <w:b w:val="1"/>
          <w:bCs w:val="1"/>
          <w:rtl w:val="0"/>
        </w:rPr>
        <w:t xml:space="preserve">Q: Can an HOA restrict Pride flags or rainbow decorations in Connecticut?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Connecticut fair housing law prohibits discriminatory rules, and outdated HOA restrictions on flags or decorations that target protected classes are generally unenforceable. Still, review the governing documents before buying and ask directly how the association has handled this in practice.</w:t>
      </w:r>
    </w:p>
    <w:p w:rsidR="00000000" w:rsidDel="00000000" w:rsidP="00000000" w:rsidRDefault="00000000" w:rsidRPr="00000000" w14:paraId="0000007F">
      <w:pPr>
        <w:rPr/>
      </w:pPr>
      <w:r w:rsidDel="00000000" w:rsidR="00000000" w:rsidRPr="00000000">
        <w:rPr>
          <w:b w:val="1"/>
          <w:bCs w:val="1"/>
          <w:rtl w:val="0"/>
        </w:rPr>
        <w:t xml:space="preserve">Q: Is a condo or single-family home better for a first-time LGBTQ+ buyer?</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Condos typically offer a lower price point and less maintenance, making them a common first step. Single-family homes offer more autonomy and control over your property but come with higher costs and maintenance responsibility. The right choice depends on your budget and how much control matters to you.</w:t>
      </w:r>
    </w:p>
    <w:p w:rsidR="00000000" w:rsidDel="00000000" w:rsidP="00000000" w:rsidRDefault="00000000" w:rsidRPr="00000000" w14:paraId="00000081">
      <w:pPr>
        <w:rPr/>
      </w:pPr>
      <w:r w:rsidDel="00000000" w:rsidR="00000000" w:rsidRPr="00000000">
        <w:rPr>
          <w:b w:val="1"/>
          <w:bCs w:val="1"/>
          <w:rtl w:val="0"/>
        </w:rPr>
        <w:t xml:space="preserve">Q: What should I check in an HOA's rules before buying?</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Request the full governing documents and look for restrictions on flags, decorations, rentals, and pets, and ask the seller's agent or HOA management directly how actively the rules are enforced.</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6. Building an LGBTQ+ Family: How Adoption &amp; Surrogacy Should Shape Your Home Search</w:t>
      </w:r>
    </w:p>
    <w:p w:rsidR="00000000" w:rsidDel="00000000" w:rsidP="00000000" w:rsidRDefault="00000000" w:rsidRPr="00000000" w14:paraId="00000085">
      <w:pPr>
        <w:rPr/>
      </w:pPr>
      <w:r w:rsidDel="00000000" w:rsidR="00000000" w:rsidRPr="00000000">
        <w:rPr>
          <w:b w:val="1"/>
          <w:bCs w:val="1"/>
          <w:rtl w:val="0"/>
        </w:rPr>
        <w:t xml:space="preserve">Meta description: </w:t>
      </w:r>
      <w:r w:rsidDel="00000000" w:rsidR="00000000" w:rsidRPr="00000000">
        <w:rPr>
          <w:rtl w:val="0"/>
        </w:rPr>
        <w:t xml:space="preserve">Growing your family through adoption, surrogacy, or fostering changes what you need from a home. Here's how to plan your Connecticut home search around it.</w:t>
      </w:r>
    </w:p>
    <w:p w:rsidR="00000000" w:rsidDel="00000000" w:rsidP="00000000" w:rsidRDefault="00000000" w:rsidRPr="00000000" w14:paraId="00000086">
      <w:pPr>
        <w:rPr/>
      </w:pPr>
      <w:r w:rsidDel="00000000" w:rsidR="00000000" w:rsidRPr="00000000">
        <w:rPr>
          <w:b w:val="1"/>
          <w:bCs w:val="1"/>
          <w:rtl w:val="0"/>
        </w:rPr>
        <w:t xml:space="preserve">Suggested slug: </w:t>
      </w:r>
      <w:r w:rsidDel="00000000" w:rsidR="00000000" w:rsidRPr="00000000">
        <w:rPr>
          <w:rtl w:val="0"/>
        </w:rPr>
        <w:t xml:space="preserve">/blog/lgbtq-family-building-home-search-connecticut</w:t>
      </w:r>
    </w:p>
    <w:p w:rsidR="00000000" w:rsidDel="00000000" w:rsidP="00000000" w:rsidRDefault="00000000" w:rsidRPr="00000000" w14:paraId="00000087">
      <w:pPr>
        <w:rPr/>
      </w:pPr>
      <w:r w:rsidDel="00000000" w:rsidR="00000000" w:rsidRPr="00000000">
        <w:rPr>
          <w:b w:val="1"/>
          <w:bCs w:val="1"/>
          <w:rtl w:val="0"/>
        </w:rPr>
        <w:t xml:space="preserve">Target keywords: </w:t>
      </w:r>
      <w:r w:rsidDel="00000000" w:rsidR="00000000" w:rsidRPr="00000000">
        <w:rPr>
          <w:rtl w:val="0"/>
        </w:rPr>
        <w:t xml:space="preserve">LGBTQ adoption Connecticut, surrogacy Connecticut real estate, foster care home requirements CT, growing family home search</w:t>
      </w:r>
    </w:p>
    <w:p w:rsidR="00000000" w:rsidDel="00000000" w:rsidP="00000000" w:rsidRDefault="00000000" w:rsidRPr="00000000" w14:paraId="00000088">
      <w:pPr>
        <w:pStyle w:val="Heading2"/>
        <w:rPr/>
      </w:pPr>
      <w:r w:rsidDel="00000000" w:rsidR="00000000" w:rsidRPr="00000000">
        <w:rPr>
          <w:rtl w:val="0"/>
        </w:rPr>
        <w:t xml:space="preserve">Family Building Changes Your Timeline, Not Just Your Space Needs</w:t>
      </w:r>
    </w:p>
    <w:p w:rsidR="00000000" w:rsidDel="00000000" w:rsidP="00000000" w:rsidRDefault="00000000" w:rsidRPr="00000000" w14:paraId="00000089">
      <w:pPr>
        <w:rPr/>
      </w:pPr>
      <w:r w:rsidDel="00000000" w:rsidR="00000000" w:rsidRPr="00000000">
        <w:rPr>
          <w:rtl w:val="0"/>
        </w:rPr>
        <w:t xml:space="preserve">If you're planning to grow your family through adoption, surrogacy, or fostering, your home search needs to account for a timeline that doesn't move at the same pace as a typical pregnancy, sometimes faster, sometimes with more uncertainty.</w:t>
      </w:r>
    </w:p>
    <w:p w:rsidR="00000000" w:rsidDel="00000000" w:rsidP="00000000" w:rsidRDefault="00000000" w:rsidRPr="00000000" w14:paraId="0000008A">
      <w:pPr>
        <w:pStyle w:val="Heading2"/>
        <w:rPr/>
      </w:pPr>
      <w:r w:rsidDel="00000000" w:rsidR="00000000" w:rsidRPr="00000000">
        <w:rPr>
          <w:rtl w:val="0"/>
        </w:rPr>
        <w:t xml:space="preserve">Space Considerations Beyond the Nursery</w:t>
      </w:r>
    </w:p>
    <w:p w:rsidR="00000000" w:rsidDel="00000000" w:rsidP="00000000" w:rsidRDefault="00000000" w:rsidRPr="00000000" w14:paraId="0000008B">
      <w:pPr>
        <w:rPr/>
      </w:pPr>
      <w:r w:rsidDel="00000000" w:rsidR="00000000" w:rsidRPr="00000000">
        <w:rPr>
          <w:rtl w:val="0"/>
        </w:rPr>
        <w:t xml:space="preserve">Beyond a bedroom, consider proximity to pediatric and family-affirming healthcare, and whether the school district (if fostering or adopting an older child) has explicit LGBTQ+ family inclusion policies. Our guide to Connecticut's most LGBTQ+-inclusive school districts is worth reading well before you need it.</w:t>
      </w:r>
    </w:p>
    <w:p w:rsidR="00000000" w:rsidDel="00000000" w:rsidP="00000000" w:rsidRDefault="00000000" w:rsidRPr="00000000" w14:paraId="0000008C">
      <w:pPr>
        <w:pStyle w:val="Heading2"/>
        <w:rPr/>
      </w:pPr>
      <w:r w:rsidDel="00000000" w:rsidR="00000000" w:rsidRPr="00000000">
        <w:rPr>
          <w:rtl w:val="0"/>
        </w:rPr>
        <w:t xml:space="preserve">Foster Care Licensing and Your Home</w:t>
      </w:r>
    </w:p>
    <w:p w:rsidR="00000000" w:rsidDel="00000000" w:rsidP="00000000" w:rsidRDefault="00000000" w:rsidRPr="00000000" w14:paraId="0000008D">
      <w:pPr>
        <w:rPr/>
      </w:pPr>
      <w:r w:rsidDel="00000000" w:rsidR="00000000" w:rsidRPr="00000000">
        <w:rPr>
          <w:rtl w:val="0"/>
        </w:rPr>
        <w:t xml:space="preserve">If fostering is part of your plan, Connecticut's Department of Children and Families has specific home requirements, bedroom space, safety features, that should factor into which properties you consider. Loop in your caseworker before making an offer if the timeline allows it.</w:t>
      </w:r>
    </w:p>
    <w:p w:rsidR="00000000" w:rsidDel="00000000" w:rsidP="00000000" w:rsidRDefault="00000000" w:rsidRPr="00000000" w14:paraId="0000008E">
      <w:pPr>
        <w:pStyle w:val="Heading2"/>
        <w:rPr/>
      </w:pPr>
      <w:r w:rsidDel="00000000" w:rsidR="00000000" w:rsidRPr="00000000">
        <w:rPr>
          <w:rtl w:val="0"/>
        </w:rPr>
        <w:t xml:space="preserve">Financial Planning Alongside a Family-Building Timeline</w:t>
      </w:r>
    </w:p>
    <w:p w:rsidR="00000000" w:rsidDel="00000000" w:rsidP="00000000" w:rsidRDefault="00000000" w:rsidRPr="00000000" w14:paraId="0000008F">
      <w:pPr>
        <w:rPr/>
      </w:pPr>
      <w:r w:rsidDel="00000000" w:rsidR="00000000" w:rsidRPr="00000000">
        <w:rPr>
          <w:rtl w:val="0"/>
        </w:rPr>
        <w:t xml:space="preserve">Adoption and surrogacy costs can compete with a home down payment for the same savings. Talk to your lender early about how upcoming family-building expenses might affect your mortgage qualification timeline, sequencing matters.</w:t>
      </w:r>
    </w:p>
    <w:p w:rsidR="00000000" w:rsidDel="00000000" w:rsidP="00000000" w:rsidRDefault="00000000" w:rsidRPr="00000000" w14:paraId="00000090">
      <w:pPr>
        <w:pStyle w:val="Heading2"/>
        <w:rPr/>
      </w:pPr>
      <w:r w:rsidDel="00000000" w:rsidR="00000000" w:rsidRPr="00000000">
        <w:rPr>
          <w:rtl w:val="0"/>
        </w:rPr>
        <w:t xml:space="preserve">Working With an Agent Who Understands the Full Picture</w:t>
      </w:r>
    </w:p>
    <w:p w:rsidR="00000000" w:rsidDel="00000000" w:rsidP="00000000" w:rsidRDefault="00000000" w:rsidRPr="00000000" w14:paraId="00000091">
      <w:pPr>
        <w:rPr/>
      </w:pPr>
      <w:r w:rsidDel="00000000" w:rsidR="00000000" w:rsidRPr="00000000">
        <w:rPr>
          <w:rtl w:val="0"/>
        </w:rPr>
        <w:t xml:space="preserve">An agent who understands that you might need to move quickly once a placement is confirmed, or that your space needs might change mid-search, can help you buy with more flexibility rather than guessing at your future family size.</w:t>
      </w:r>
    </w:p>
    <w:p w:rsidR="00000000" w:rsidDel="00000000" w:rsidP="00000000" w:rsidRDefault="00000000" w:rsidRPr="00000000" w14:paraId="00000092">
      <w:pPr>
        <w:pStyle w:val="Heading2"/>
        <w:rPr/>
      </w:pPr>
      <w:r w:rsidDel="00000000" w:rsidR="00000000" w:rsidRPr="00000000">
        <w:rPr>
          <w:rtl w:val="0"/>
        </w:rPr>
        <w:t xml:space="preserve">Frequently Asked Questions</w:t>
      </w:r>
    </w:p>
    <w:p w:rsidR="00000000" w:rsidDel="00000000" w:rsidP="00000000" w:rsidRDefault="00000000" w:rsidRPr="00000000" w14:paraId="00000093">
      <w:pPr>
        <w:rPr/>
      </w:pPr>
      <w:r w:rsidDel="00000000" w:rsidR="00000000" w:rsidRPr="00000000">
        <w:rPr>
          <w:b w:val="1"/>
          <w:bCs w:val="1"/>
          <w:rtl w:val="0"/>
        </w:rPr>
        <w:t xml:space="preserve">Q: Does Connecticut have LGBTQ+-inclusive adoption and foster care policies?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Yes. Connecticut permits joint adoption and fostering by same-sex couples and does not allow state-licensed agencies to discriminate based on sexual orientation or gender identity in placement decisions.</w:t>
      </w:r>
    </w:p>
    <w:p w:rsidR="00000000" w:rsidDel="00000000" w:rsidP="00000000" w:rsidRDefault="00000000" w:rsidRPr="00000000" w14:paraId="00000095">
      <w:pPr>
        <w:rPr/>
      </w:pPr>
      <w:r w:rsidDel="00000000" w:rsidR="00000000" w:rsidRPr="00000000">
        <w:rPr>
          <w:b w:val="1"/>
          <w:bCs w:val="1"/>
          <w:rtl w:val="0"/>
        </w:rPr>
        <w:t xml:space="preserve">Q: How does foster care licensing affect what home I should buy?</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Connecticut's Department of Children and Families has specific home requirements for foster placements, including bedroom space and safety features. If fostering is part of your plan, involve your caseworker before finalizing a home purchase.</w:t>
      </w:r>
    </w:p>
    <w:p w:rsidR="00000000" w:rsidDel="00000000" w:rsidP="00000000" w:rsidRDefault="00000000" w:rsidRPr="00000000" w14:paraId="00000097">
      <w:pPr>
        <w:rPr/>
      </w:pPr>
      <w:r w:rsidDel="00000000" w:rsidR="00000000" w:rsidRPr="00000000">
        <w:rPr>
          <w:b w:val="1"/>
          <w:bCs w:val="1"/>
          <w:rtl w:val="0"/>
        </w:rPr>
        <w:t xml:space="preserve">Q: Should I buy a home before or after starting the adoption process?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This depends on your financial timeline. Adoption and surrogacy costs can compete with a down payment for the same savings, so it's worth discussing sequencing with both your lender and your adoption agency or attorney early.</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7. Home Inspections in Connecticut: What LGBTQ+ First-Time Buyers Need to Know</w:t>
      </w:r>
    </w:p>
    <w:p w:rsidR="00000000" w:rsidDel="00000000" w:rsidP="00000000" w:rsidRDefault="00000000" w:rsidRPr="00000000" w14:paraId="0000009B">
      <w:pPr>
        <w:rPr/>
      </w:pPr>
      <w:r w:rsidDel="00000000" w:rsidR="00000000" w:rsidRPr="00000000">
        <w:rPr>
          <w:b w:val="1"/>
          <w:bCs w:val="1"/>
          <w:rtl w:val="0"/>
        </w:rPr>
        <w:t xml:space="preserve">Meta description: </w:t>
      </w:r>
      <w:r w:rsidDel="00000000" w:rsidR="00000000" w:rsidRPr="00000000">
        <w:rPr>
          <w:rtl w:val="0"/>
        </w:rPr>
        <w:t xml:space="preserve">Connecticut's housing stock is old. Here's what a home inspection actually covers, what's normal for historic homes, and what should make you walk away.</w:t>
      </w:r>
    </w:p>
    <w:p w:rsidR="00000000" w:rsidDel="00000000" w:rsidP="00000000" w:rsidRDefault="00000000" w:rsidRPr="00000000" w14:paraId="0000009C">
      <w:pPr>
        <w:rPr/>
      </w:pPr>
      <w:r w:rsidDel="00000000" w:rsidR="00000000" w:rsidRPr="00000000">
        <w:rPr>
          <w:b w:val="1"/>
          <w:bCs w:val="1"/>
          <w:rtl w:val="0"/>
        </w:rPr>
        <w:t xml:space="preserve">Suggested slug: </w:t>
      </w:r>
      <w:r w:rsidDel="00000000" w:rsidR="00000000" w:rsidRPr="00000000">
        <w:rPr>
          <w:rtl w:val="0"/>
        </w:rPr>
        <w:t xml:space="preserve">/blog/home-inspections-connecticut-first-time-buyers-guide</w:t>
      </w:r>
    </w:p>
    <w:p w:rsidR="00000000" w:rsidDel="00000000" w:rsidP="00000000" w:rsidRDefault="00000000" w:rsidRPr="00000000" w14:paraId="0000009D">
      <w:pPr>
        <w:rPr/>
      </w:pPr>
      <w:r w:rsidDel="00000000" w:rsidR="00000000" w:rsidRPr="00000000">
        <w:rPr>
          <w:b w:val="1"/>
          <w:bCs w:val="1"/>
          <w:rtl w:val="0"/>
        </w:rPr>
        <w:t xml:space="preserve">Target keywords: </w:t>
      </w:r>
      <w:r w:rsidDel="00000000" w:rsidR="00000000" w:rsidRPr="00000000">
        <w:rPr>
          <w:rtl w:val="0"/>
        </w:rPr>
        <w:t xml:space="preserve">home inspection Connecticut, historic home inspection CT, first time buyer inspection guide, what to check buying old house Connecticut</w:t>
      </w:r>
    </w:p>
    <w:p w:rsidR="00000000" w:rsidDel="00000000" w:rsidP="00000000" w:rsidRDefault="00000000" w:rsidRPr="00000000" w14:paraId="0000009E">
      <w:pPr>
        <w:pStyle w:val="Heading2"/>
        <w:rPr/>
      </w:pPr>
      <w:r w:rsidDel="00000000" w:rsidR="00000000" w:rsidRPr="00000000">
        <w:rPr>
          <w:rtl w:val="0"/>
        </w:rPr>
        <w:t xml:space="preserve">Why Connecticut Inspections Are Different</w:t>
      </w:r>
    </w:p>
    <w:p w:rsidR="00000000" w:rsidDel="00000000" w:rsidP="00000000" w:rsidRDefault="00000000" w:rsidRPr="00000000" w14:paraId="0000009F">
      <w:pPr>
        <w:rPr/>
      </w:pPr>
      <w:r w:rsidDel="00000000" w:rsidR="00000000" w:rsidRPr="00000000">
        <w:rPr>
          <w:rtl w:val="0"/>
        </w:rPr>
        <w:t xml:space="preserve">Connecticut's median home age is significantly older than the national average, plenty of homes in West Hartford, New Haven, and especially Litchfield County date to the early-to-mid 1900s. That means inspections here surface issues buyers from newer-construction markets aren't used to seeing.</w:t>
      </w:r>
    </w:p>
    <w:p w:rsidR="00000000" w:rsidDel="00000000" w:rsidP="00000000" w:rsidRDefault="00000000" w:rsidRPr="00000000" w14:paraId="000000A0">
      <w:pPr>
        <w:pStyle w:val="Heading2"/>
        <w:rPr/>
      </w:pPr>
      <w:r w:rsidDel="00000000" w:rsidR="00000000" w:rsidRPr="00000000">
        <w:rPr>
          <w:rtl w:val="0"/>
        </w:rPr>
        <w:t xml:space="preserve">What's Normal for an Older Connecticut Home</w:t>
      </w:r>
    </w:p>
    <w:p w:rsidR="00000000" w:rsidDel="00000000" w:rsidP="00000000" w:rsidRDefault="00000000" w:rsidRPr="00000000" w14:paraId="000000A1">
      <w:pPr>
        <w:rPr/>
      </w:pPr>
      <w:r w:rsidDel="00000000" w:rsidR="00000000" w:rsidRPr="00000000">
        <w:rPr>
          <w:rtl w:val="0"/>
        </w:rPr>
        <w:t xml:space="preserve">Knob-and-tube wiring remnants, older cast-iron plumbing, and asbestos-containing materials in a home built before 1980 are common findings, not automatic dealbreakers. What matters is whether they've been updated or remain fully active and unaddressed.</w:t>
      </w:r>
    </w:p>
    <w:p w:rsidR="00000000" w:rsidDel="00000000" w:rsidP="00000000" w:rsidRDefault="00000000" w:rsidRPr="00000000" w14:paraId="000000A2">
      <w:pPr>
        <w:pStyle w:val="Heading2"/>
        <w:rPr/>
      </w:pPr>
      <w:r w:rsidDel="00000000" w:rsidR="00000000" w:rsidRPr="00000000">
        <w:rPr>
          <w:rtl w:val="0"/>
        </w:rPr>
        <w:t xml:space="preserve">What Should Actually Concern You</w:t>
      </w:r>
    </w:p>
    <w:p w:rsidR="00000000" w:rsidDel="00000000" w:rsidP="00000000" w:rsidRDefault="00000000" w:rsidRPr="00000000" w14:paraId="000000A3">
      <w:pPr>
        <w:rPr/>
      </w:pPr>
      <w:r w:rsidDel="00000000" w:rsidR="00000000" w:rsidRPr="00000000">
        <w:rPr>
          <w:rtl w:val="0"/>
        </w:rPr>
        <w:t xml:space="preserve">Foundation cracks that indicate active movement, active water intrusion in a basement, and knob-and-tube wiring still in active use (rather than remnants behind updated wiring) are the findings worth negotiating hard over or walking away from.</w:t>
      </w:r>
    </w:p>
    <w:p w:rsidR="00000000" w:rsidDel="00000000" w:rsidP="00000000" w:rsidRDefault="00000000" w:rsidRPr="00000000" w14:paraId="000000A4">
      <w:pPr>
        <w:pStyle w:val="Heading2"/>
        <w:rPr/>
      </w:pPr>
      <w:r w:rsidDel="00000000" w:rsidR="00000000" w:rsidRPr="00000000">
        <w:rPr>
          <w:rtl w:val="0"/>
        </w:rPr>
        <w:t xml:space="preserve">Historic and Antique Properties: A Special Case</w:t>
      </w:r>
    </w:p>
    <w:p w:rsidR="00000000" w:rsidDel="00000000" w:rsidP="00000000" w:rsidRDefault="00000000" w:rsidRPr="00000000" w14:paraId="000000A5">
      <w:pPr>
        <w:rPr/>
      </w:pPr>
      <w:r w:rsidDel="00000000" w:rsidR="00000000" w:rsidRPr="00000000">
        <w:rPr>
          <w:rtl w:val="0"/>
        </w:rPr>
        <w:t xml:space="preserve">If you're buying in Litchfield County or another area with genuinely historic housing stock, bring in a specialist inspector with historic-home experience in addition to a general inspector, standard inspection checklists don't always catch issues specific to post-and-beam construction or older barn conversions.</w:t>
      </w:r>
    </w:p>
    <w:p w:rsidR="00000000" w:rsidDel="00000000" w:rsidP="00000000" w:rsidRDefault="00000000" w:rsidRPr="00000000" w14:paraId="000000A6">
      <w:pPr>
        <w:pStyle w:val="Heading2"/>
        <w:rPr/>
      </w:pPr>
      <w:r w:rsidDel="00000000" w:rsidR="00000000" w:rsidRPr="00000000">
        <w:rPr>
          <w:rtl w:val="0"/>
        </w:rPr>
        <w:t xml:space="preserve">Using the Inspection to Negotiate, Not Just Inform</w:t>
      </w:r>
    </w:p>
    <w:p w:rsidR="00000000" w:rsidDel="00000000" w:rsidP="00000000" w:rsidRDefault="00000000" w:rsidRPr="00000000" w14:paraId="000000A7">
      <w:pPr>
        <w:rPr/>
      </w:pPr>
      <w:r w:rsidDel="00000000" w:rsidR="00000000" w:rsidRPr="00000000">
        <w:rPr>
          <w:rtl w:val="0"/>
        </w:rPr>
        <w:t xml:space="preserve">A thorough inspection report is a negotiating tool. Work with your agent to decide which findings are worth a price reduction, a seller credit, or a repair request, and which are simply the cost of owning an older Connecticut home.</w:t>
      </w:r>
    </w:p>
    <w:p w:rsidR="00000000" w:rsidDel="00000000" w:rsidP="00000000" w:rsidRDefault="00000000" w:rsidRPr="00000000" w14:paraId="000000A8">
      <w:pPr>
        <w:pStyle w:val="Heading2"/>
        <w:rPr/>
      </w:pPr>
      <w:r w:rsidDel="00000000" w:rsidR="00000000" w:rsidRPr="00000000">
        <w:rPr>
          <w:rtl w:val="0"/>
        </w:rPr>
        <w:t xml:space="preserve">Frequently Asked Questions</w:t>
      </w:r>
    </w:p>
    <w:p w:rsidR="00000000" w:rsidDel="00000000" w:rsidP="00000000" w:rsidRDefault="00000000" w:rsidRPr="00000000" w14:paraId="000000A9">
      <w:pPr>
        <w:rPr/>
      </w:pPr>
      <w:r w:rsidDel="00000000" w:rsidR="00000000" w:rsidRPr="00000000">
        <w:rPr>
          <w:b w:val="1"/>
          <w:bCs w:val="1"/>
          <w:rtl w:val="0"/>
        </w:rPr>
        <w:t xml:space="preserve">Q: Is knob-and-tube wiring a dealbreaker in Connecticut homes?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Not automatically. Remnants of old wiring behind a fully updated electrical system are common in older homes and not usually concerning. Active knob-and-tube wiring still in use is a more serious finding worth negotiating or requiring remediation before closing.</w:t>
      </w:r>
    </w:p>
    <w:p w:rsidR="00000000" w:rsidDel="00000000" w:rsidP="00000000" w:rsidRDefault="00000000" w:rsidRPr="00000000" w14:paraId="000000AB">
      <w:pPr>
        <w:rPr/>
      </w:pPr>
      <w:r w:rsidDel="00000000" w:rsidR="00000000" w:rsidRPr="00000000">
        <w:rPr>
          <w:b w:val="1"/>
          <w:bCs w:val="1"/>
          <w:rtl w:val="0"/>
        </w:rPr>
        <w:t xml:space="preserve">Q: Do I need a specialist inspector for historic homes in Litchfield County?</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Yes, it's worth it. Standard inspection checklists don't always account for post-and-beam construction, older barn conversions, or antique home systems common in Litchfield County's historic housing stock.</w:t>
      </w:r>
    </w:p>
    <w:p w:rsidR="00000000" w:rsidDel="00000000" w:rsidP="00000000" w:rsidRDefault="00000000" w:rsidRPr="00000000" w14:paraId="000000AD">
      <w:pPr>
        <w:rPr/>
      </w:pPr>
      <w:r w:rsidDel="00000000" w:rsidR="00000000" w:rsidRPr="00000000">
        <w:rPr>
          <w:b w:val="1"/>
          <w:bCs w:val="1"/>
          <w:rtl w:val="0"/>
        </w:rPr>
        <w:t xml:space="preserve">Q: What inspection findings are worth walking away from a home?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Active foundation movement, ongoing water intrusion in a basement or crawlspace, and structural issues in the roof framing are the findings most likely to justify walking away or requiring substantial repairs before closing.</w:t>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8. Fleeing an Anti-LGBTQ+ State? Why Connecticut Is Becoming a Relocation Safe Haven</w:t>
      </w:r>
    </w:p>
    <w:p w:rsidR="00000000" w:rsidDel="00000000" w:rsidP="00000000" w:rsidRDefault="00000000" w:rsidRPr="00000000" w14:paraId="000000B1">
      <w:pPr>
        <w:rPr/>
      </w:pPr>
      <w:r w:rsidDel="00000000" w:rsidR="00000000" w:rsidRPr="00000000">
        <w:rPr>
          <w:b w:val="1"/>
          <w:bCs w:val="1"/>
          <w:rtl w:val="0"/>
        </w:rPr>
        <w:t xml:space="preserve">Meta description: </w:t>
      </w:r>
      <w:r w:rsidDel="00000000" w:rsidR="00000000" w:rsidRPr="00000000">
        <w:rPr>
          <w:rtl w:val="0"/>
        </w:rPr>
        <w:t xml:space="preserve">A growing number of LGBTQ+ people are leaving states with hostile legislation. Here's why Connecticut keeps coming up as the destination, and what to actually plan for.</w:t>
      </w:r>
    </w:p>
    <w:p w:rsidR="00000000" w:rsidDel="00000000" w:rsidP="00000000" w:rsidRDefault="00000000" w:rsidRPr="00000000" w14:paraId="000000B2">
      <w:pPr>
        <w:rPr/>
      </w:pPr>
      <w:r w:rsidDel="00000000" w:rsidR="00000000" w:rsidRPr="00000000">
        <w:rPr>
          <w:b w:val="1"/>
          <w:bCs w:val="1"/>
          <w:rtl w:val="0"/>
        </w:rPr>
        <w:t xml:space="preserve">Suggested slug: </w:t>
      </w:r>
      <w:r w:rsidDel="00000000" w:rsidR="00000000" w:rsidRPr="00000000">
        <w:rPr>
          <w:rtl w:val="0"/>
        </w:rPr>
        <w:t xml:space="preserve">/blog/connecticut-lgbtq-safe-haven-relocation-guide</w:t>
      </w:r>
    </w:p>
    <w:p w:rsidR="00000000" w:rsidDel="00000000" w:rsidP="00000000" w:rsidRDefault="00000000" w:rsidRPr="00000000" w14:paraId="000000B3">
      <w:pPr>
        <w:rPr/>
      </w:pPr>
      <w:r w:rsidDel="00000000" w:rsidR="00000000" w:rsidRPr="00000000">
        <w:rPr>
          <w:b w:val="1"/>
          <w:bCs w:val="1"/>
          <w:rtl w:val="0"/>
        </w:rPr>
        <w:t xml:space="preserve">Target keywords: </w:t>
      </w:r>
      <w:r w:rsidDel="00000000" w:rsidR="00000000" w:rsidRPr="00000000">
        <w:rPr>
          <w:rtl w:val="0"/>
        </w:rPr>
        <w:t xml:space="preserve">safe states for LGBTQ people, LGBTQ relocation from red states, moving away from anti-trans laws, Connecticut LGBTQ safe haven</w:t>
      </w:r>
    </w:p>
    <w:p w:rsidR="00000000" w:rsidDel="00000000" w:rsidP="00000000" w:rsidRDefault="00000000" w:rsidRPr="00000000" w14:paraId="000000B4">
      <w:pPr>
        <w:pStyle w:val="Heading2"/>
        <w:rPr/>
      </w:pPr>
      <w:r w:rsidDel="00000000" w:rsidR="00000000" w:rsidRPr="00000000">
        <w:rPr>
          <w:rtl w:val="0"/>
        </w:rPr>
        <w:t xml:space="preserve">A Real and Growing Migration Pattern</w:t>
      </w:r>
    </w:p>
    <w:p w:rsidR="00000000" w:rsidDel="00000000" w:rsidP="00000000" w:rsidRDefault="00000000" w:rsidRPr="00000000" w14:paraId="000000B5">
      <w:pPr>
        <w:rPr/>
      </w:pPr>
      <w:r w:rsidDel="00000000" w:rsidR="00000000" w:rsidRPr="00000000">
        <w:rPr>
          <w:rtl w:val="0"/>
        </w:rPr>
        <w:t xml:space="preserve">As several states have passed legislation restricting transgender healthcare, school policies, or public accommodations, a measurable number of LGBTQ+ people, especially trans people and families with trans kids, are relocating to states with stronger protections. Connecticut consistently appears on these relocation shortlists.</w:t>
      </w:r>
    </w:p>
    <w:p w:rsidR="00000000" w:rsidDel="00000000" w:rsidP="00000000" w:rsidRDefault="00000000" w:rsidRPr="00000000" w14:paraId="000000B6">
      <w:pPr>
        <w:pStyle w:val="Heading2"/>
        <w:rPr/>
      </w:pPr>
      <w:r w:rsidDel="00000000" w:rsidR="00000000" w:rsidRPr="00000000">
        <w:rPr>
          <w:rtl w:val="0"/>
        </w:rPr>
        <w:t xml:space="preserve">What Actually Makes Connecticut Different Legally</w:t>
      </w:r>
    </w:p>
    <w:p w:rsidR="00000000" w:rsidDel="00000000" w:rsidP="00000000" w:rsidRDefault="00000000" w:rsidRPr="00000000" w14:paraId="000000B7">
      <w:pPr>
        <w:rPr/>
      </w:pPr>
      <w:r w:rsidDel="00000000" w:rsidR="00000000" w:rsidRPr="00000000">
        <w:rPr>
          <w:rtl w:val="0"/>
        </w:rPr>
        <w:t xml:space="preserve">Connecticut codified gender identity protections in 1991, decades before most states, and has not moved to restrict gender-affirming healthcare. For families making this decision under real time pressure, that legislative stability is the deciding factor more than any single amenity.</w:t>
      </w:r>
    </w:p>
    <w:p w:rsidR="00000000" w:rsidDel="00000000" w:rsidP="00000000" w:rsidRDefault="00000000" w:rsidRPr="00000000" w14:paraId="000000B8">
      <w:pPr>
        <w:pStyle w:val="Heading2"/>
        <w:rPr/>
      </w:pPr>
      <w:r w:rsidDel="00000000" w:rsidR="00000000" w:rsidRPr="00000000">
        <w:rPr>
          <w:rtl w:val="0"/>
        </w:rPr>
        <w:t xml:space="preserve">Planning a Move Under Pressure</w:t>
      </w:r>
    </w:p>
    <w:p w:rsidR="00000000" w:rsidDel="00000000" w:rsidP="00000000" w:rsidRDefault="00000000" w:rsidRPr="00000000" w14:paraId="000000B9">
      <w:pPr>
        <w:rPr/>
      </w:pPr>
      <w:r w:rsidDel="00000000" w:rsidR="00000000" w:rsidRPr="00000000">
        <w:rPr>
          <w:rtl w:val="0"/>
        </w:rPr>
        <w:t xml:space="preserve">Relocating because your home state has become unsafe is different from relocating for a job or lifestyle upgrade, you may be moving faster, with more emotional weight, and without the luxury of months of research. Prioritize renting short-term in a target town before committing to a purchase if your timeline allows it.</w:t>
      </w:r>
    </w:p>
    <w:p w:rsidR="00000000" w:rsidDel="00000000" w:rsidP="00000000" w:rsidRDefault="00000000" w:rsidRPr="00000000" w14:paraId="000000BA">
      <w:pPr>
        <w:pStyle w:val="Heading2"/>
        <w:rPr/>
      </w:pPr>
      <w:r w:rsidDel="00000000" w:rsidR="00000000" w:rsidRPr="00000000">
        <w:rPr>
          <w:rtl w:val="0"/>
        </w:rPr>
        <w:t xml:space="preserve">What to Bring, Legally and Medically</w:t>
      </w:r>
    </w:p>
    <w:p w:rsidR="00000000" w:rsidDel="00000000" w:rsidP="00000000" w:rsidRDefault="00000000" w:rsidRPr="00000000" w14:paraId="000000BB">
      <w:pPr>
        <w:rPr/>
      </w:pPr>
      <w:r w:rsidDel="00000000" w:rsidR="00000000" w:rsidRPr="00000000">
        <w:rPr>
          <w:rtl w:val="0"/>
        </w:rPr>
        <w:t xml:space="preserve">Bring copies of medical records, especially for anyone receiving gender-affirming care, and consult an attorney about updating legal documents (name changes, custody orders, healthcare proxies) to reflect Connecticut law as soon as you arrive.</w:t>
      </w:r>
    </w:p>
    <w:p w:rsidR="00000000" w:rsidDel="00000000" w:rsidP="00000000" w:rsidRDefault="00000000" w:rsidRPr="00000000" w14:paraId="000000BC">
      <w:pPr>
        <w:pStyle w:val="Heading2"/>
        <w:rPr/>
      </w:pPr>
      <w:r w:rsidDel="00000000" w:rsidR="00000000" w:rsidRPr="00000000">
        <w:rPr>
          <w:rtl w:val="0"/>
        </w:rPr>
        <w:t xml:space="preserve">You're Not Starting From Zero</w:t>
      </w:r>
    </w:p>
    <w:p w:rsidR="00000000" w:rsidDel="00000000" w:rsidP="00000000" w:rsidRDefault="00000000" w:rsidRPr="00000000" w14:paraId="000000BD">
      <w:pPr>
        <w:rPr/>
      </w:pPr>
      <w:r w:rsidDel="00000000" w:rsidR="00000000" w:rsidRPr="00000000">
        <w:rPr>
          <w:rtl w:val="0"/>
        </w:rPr>
        <w:t xml:space="preserve">Connecticut has active LGBTQ+ organizations and social groups, established healthcare systems, to help people in exactly this situation. You don't have to rebuild a support network from scratch, it already exists here.</w:t>
      </w:r>
    </w:p>
    <w:p w:rsidR="00000000" w:rsidDel="00000000" w:rsidP="00000000" w:rsidRDefault="00000000" w:rsidRPr="00000000" w14:paraId="000000BE">
      <w:pPr>
        <w:pStyle w:val="Heading2"/>
        <w:rPr/>
      </w:pPr>
      <w:r w:rsidDel="00000000" w:rsidR="00000000" w:rsidRPr="00000000">
        <w:rPr>
          <w:rtl w:val="0"/>
        </w:rPr>
        <w:t xml:space="preserve">Frequently Asked Questions</w:t>
      </w:r>
    </w:p>
    <w:p w:rsidR="00000000" w:rsidDel="00000000" w:rsidP="00000000" w:rsidRDefault="00000000" w:rsidRPr="00000000" w14:paraId="000000BF">
      <w:pPr>
        <w:rPr/>
      </w:pPr>
      <w:r w:rsidDel="00000000" w:rsidR="00000000" w:rsidRPr="00000000">
        <w:rPr>
          <w:b w:val="1"/>
          <w:bCs w:val="1"/>
          <w:rtl w:val="0"/>
        </w:rPr>
        <w:t xml:space="preserve">Q: Is Connecticut a safe state for transgender people?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Yes. Connecticut has codified gender identity protections since 1991 and has not restricted gender-affirming healthcare, making it one of the more legislatively stable states for transgender residents.</w:t>
      </w:r>
    </w:p>
    <w:p w:rsidR="00000000" w:rsidDel="00000000" w:rsidP="00000000" w:rsidRDefault="00000000" w:rsidRPr="00000000" w14:paraId="000000C1">
      <w:pPr>
        <w:rPr/>
      </w:pPr>
      <w:r w:rsidDel="00000000" w:rsidR="00000000" w:rsidRPr="00000000">
        <w:rPr>
          <w:b w:val="1"/>
          <w:bCs w:val="1"/>
          <w:rtl w:val="0"/>
        </w:rPr>
        <w:t xml:space="preserve">Q: How do I plan a relocation if I need to move quickly?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 If your timeline allows it, rent short-term in your target town before buying, this gives you time to confirm the community and healthcare fit under less pressure than committing to a purchase immediately.</w:t>
      </w:r>
    </w:p>
    <w:p w:rsidR="00000000" w:rsidDel="00000000" w:rsidP="00000000" w:rsidRDefault="00000000" w:rsidRPr="00000000" w14:paraId="000000C3">
      <w:pPr>
        <w:rPr/>
      </w:pPr>
      <w:r w:rsidDel="00000000" w:rsidR="00000000" w:rsidRPr="00000000">
        <w:rPr>
          <w:b w:val="1"/>
          <w:bCs w:val="1"/>
          <w:rtl w:val="0"/>
        </w:rPr>
        <w:t xml:space="preserve">Q: What legal documents should I update after relocating to Connecticut?</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Consult a Connecticut attorney about updating name changes, custody or guardianship orders, and healthcare proxies to ensure they're recognized under Connecticut law, especially if they were issued in a state with different legal recognition.</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sdt>
      <w:sdtPr>
        <w:id w:val="1735996445"/>
        <w:tag w:val="goog_rdk_7"/>
      </w:sdtPr>
      <w:sdtContent>
        <w:p w:rsidR="00000000" w:rsidDel="00000000" w:rsidP="00000000" w:rsidRDefault="00000000" w:rsidRPr="00000000" w14:paraId="000000C6">
          <w:pPr>
            <w:pStyle w:val="Heading1"/>
            <w:rPr>
              <w:ins w:author="enemene12@gmail.com" w:id="1" w:date="2026-07-21T19:55:29Z"/>
            </w:rPr>
          </w:pPr>
          <w:sdt>
            <w:sdtPr>
              <w:id w:val="-994717746"/>
              <w:tag w:val="goog_rdk_6"/>
            </w:sdtPr>
            <w:sdtContent>
              <w:ins w:author="enemene12@gmail.com" w:id="1" w:date="2026-07-21T19:55:29Z">
                <w:r w:rsidDel="00000000" w:rsidR="00000000" w:rsidRPr="00000000">
                  <w:rPr>
                    <w:rtl w:val="0"/>
                  </w:rPr>
                  <w:t xml:space="preserve">Remove the entire post #9</w:t>
                </w:r>
              </w:ins>
            </w:sdtContent>
          </w:sdt>
        </w:p>
      </w:sdtContent>
    </w:sdt>
    <w:p w:rsidR="00000000" w:rsidDel="00000000" w:rsidP="00000000" w:rsidRDefault="00000000" w:rsidRPr="00000000" w14:paraId="000000C7">
      <w:pPr>
        <w:pStyle w:val="Heading1"/>
        <w:rPr/>
      </w:pPr>
      <w:r w:rsidDel="00000000" w:rsidR="00000000" w:rsidRPr="00000000">
        <w:rPr>
          <w:rtl w:val="0"/>
        </w:rPr>
        <w:t xml:space="preserve">9. NAGLREP &amp; the LGBTQ+ Real Estate Alliance: What These Credentials Actually Mean</w:t>
      </w:r>
    </w:p>
    <w:p w:rsidR="00000000" w:rsidDel="00000000" w:rsidP="00000000" w:rsidRDefault="00000000" w:rsidRPr="00000000" w14:paraId="000000C8">
      <w:pPr>
        <w:rPr/>
      </w:pPr>
      <w:r w:rsidDel="00000000" w:rsidR="00000000" w:rsidRPr="00000000">
        <w:rPr>
          <w:b w:val="1"/>
          <w:bCs w:val="1"/>
          <w:rtl w:val="0"/>
        </w:rPr>
        <w:t xml:space="preserve">Meta description: </w:t>
      </w:r>
      <w:r w:rsidDel="00000000" w:rsidR="00000000" w:rsidRPr="00000000">
        <w:rPr>
          <w:rtl w:val="0"/>
        </w:rPr>
        <w:t xml:space="preserve">You'll see these acronyms on agent profiles constantly. Here's what NAGLREP and Alliance membership actually require, and how to use them to vet an agent.</w:t>
      </w:r>
    </w:p>
    <w:p w:rsidR="00000000" w:rsidDel="00000000" w:rsidP="00000000" w:rsidRDefault="00000000" w:rsidRPr="00000000" w14:paraId="000000C9">
      <w:pPr>
        <w:rPr/>
      </w:pPr>
      <w:r w:rsidDel="00000000" w:rsidR="00000000" w:rsidRPr="00000000">
        <w:rPr>
          <w:b w:val="1"/>
          <w:bCs w:val="1"/>
          <w:rtl w:val="0"/>
        </w:rPr>
        <w:t xml:space="preserve">Suggested slug: </w:t>
      </w:r>
      <w:r w:rsidDel="00000000" w:rsidR="00000000" w:rsidRPr="00000000">
        <w:rPr>
          <w:rtl w:val="0"/>
        </w:rPr>
        <w:t xml:space="preserve">/blog/naglrep-lgbtq-real-estate-alliance-explained</w:t>
      </w:r>
    </w:p>
    <w:p w:rsidR="00000000" w:rsidDel="00000000" w:rsidP="00000000" w:rsidRDefault="00000000" w:rsidRPr="00000000" w14:paraId="000000CA">
      <w:pPr>
        <w:rPr/>
      </w:pPr>
      <w:r w:rsidDel="00000000" w:rsidR="00000000" w:rsidRPr="00000000">
        <w:rPr>
          <w:b w:val="1"/>
          <w:bCs w:val="1"/>
          <w:rtl w:val="0"/>
        </w:rPr>
        <w:t xml:space="preserve">Target keywords: </w:t>
      </w:r>
      <w:r w:rsidDel="00000000" w:rsidR="00000000" w:rsidRPr="00000000">
        <w:rPr>
          <w:rtl w:val="0"/>
        </w:rPr>
        <w:t xml:space="preserve">NAGLREP meaning, LGBTQ Real Estate Alliance, what is a certified LGBTQ realtor, how to vet a gay realtor</w:t>
      </w:r>
    </w:p>
    <w:p w:rsidR="00000000" w:rsidDel="00000000" w:rsidP="00000000" w:rsidRDefault="00000000" w:rsidRPr="00000000" w14:paraId="000000CB">
      <w:pPr>
        <w:pStyle w:val="Heading2"/>
        <w:rPr/>
      </w:pPr>
      <w:r w:rsidDel="00000000" w:rsidR="00000000" w:rsidRPr="00000000">
        <w:rPr>
          <w:rtl w:val="0"/>
        </w:rPr>
        <w:t xml:space="preserve">Why Credentials Matter More in This Space</w:t>
      </w:r>
    </w:p>
    <w:p w:rsidR="00000000" w:rsidDel="00000000" w:rsidP="00000000" w:rsidRDefault="00000000" w:rsidRPr="00000000" w14:paraId="000000CC">
      <w:pPr>
        <w:rPr/>
      </w:pPr>
      <w:r w:rsidDel="00000000" w:rsidR="00000000" w:rsidRPr="00000000">
        <w:rPr>
          <w:rtl w:val="0"/>
        </w:rPr>
        <w:t xml:space="preserve">Anyone can put a rainbow flag on their business card. Formal credentials like NAGLREP membership or leadership roles in the LGBTQ+ Real Estate Alliance require an actual commitment, dues, training, and in some cases, ongoing education, that a sticker doesn't.</w:t>
      </w:r>
    </w:p>
    <w:p w:rsidR="00000000" w:rsidDel="00000000" w:rsidP="00000000" w:rsidRDefault="00000000" w:rsidRPr="00000000" w14:paraId="000000CD">
      <w:pPr>
        <w:pStyle w:val="Heading2"/>
        <w:rPr/>
      </w:pPr>
      <w:r w:rsidDel="00000000" w:rsidR="00000000" w:rsidRPr="00000000">
        <w:rPr>
          <w:rtl w:val="0"/>
        </w:rPr>
        <w:t xml:space="preserve">What NAGLREP Actually Is</w:t>
      </w:r>
    </w:p>
    <w:p w:rsidR="00000000" w:rsidDel="00000000" w:rsidP="00000000" w:rsidRDefault="00000000" w:rsidRPr="00000000" w14:paraId="000000CE">
      <w:pPr>
        <w:rPr/>
      </w:pPr>
      <w:r w:rsidDel="00000000" w:rsidR="00000000" w:rsidRPr="00000000">
        <w:rPr>
          <w:rtl w:val="0"/>
        </w:rPr>
        <w:t xml:space="preserve">The National Association of Gay &amp; Lesbian Real Estate Professionals is a membership organization for real estate professionals who serve the LGBTQ+ community, offering training on inclusive practices and a member directory buyers can search directly.</w:t>
      </w:r>
    </w:p>
    <w:p w:rsidR="00000000" w:rsidDel="00000000" w:rsidP="00000000" w:rsidRDefault="00000000" w:rsidRPr="00000000" w14:paraId="000000CF">
      <w:pPr>
        <w:pStyle w:val="Heading2"/>
        <w:rPr/>
      </w:pPr>
      <w:r w:rsidDel="00000000" w:rsidR="00000000" w:rsidRPr="00000000">
        <w:rPr>
          <w:rtl w:val="0"/>
        </w:rPr>
        <w:t xml:space="preserve">What the LGBTQ+ Real Estate Alliance Adds</w:t>
      </w:r>
    </w:p>
    <w:p w:rsidR="00000000" w:rsidDel="00000000" w:rsidP="00000000" w:rsidRDefault="00000000" w:rsidRPr="00000000" w14:paraId="000000D0">
      <w:pPr>
        <w:rPr/>
      </w:pPr>
      <w:r w:rsidDel="00000000" w:rsidR="00000000" w:rsidRPr="00000000">
        <w:rPr>
          <w:rtl w:val="0"/>
        </w:rPr>
        <w:t xml:space="preserve">The Alliance, with an active Connecticut chapter, goes further with fair housing training specific to LGBTQ+ discrimination patterns and a formal code of conduct members agree to. Leadership roles within a chapter, not just membership, signal a deeper level of institutional involvement.</w:t>
      </w:r>
    </w:p>
    <w:p w:rsidR="00000000" w:rsidDel="00000000" w:rsidP="00000000" w:rsidRDefault="00000000" w:rsidRPr="00000000" w14:paraId="000000D1">
      <w:pPr>
        <w:pStyle w:val="Heading2"/>
        <w:rPr/>
      </w:pPr>
      <w:r w:rsidDel="00000000" w:rsidR="00000000" w:rsidRPr="00000000">
        <w:rPr>
          <w:rtl w:val="0"/>
        </w:rPr>
        <w:t xml:space="preserve">Questions That Actually Test the Credential</w:t>
      </w:r>
    </w:p>
    <w:p w:rsidR="00000000" w:rsidDel="00000000" w:rsidP="00000000" w:rsidRDefault="00000000" w:rsidRPr="00000000" w14:paraId="000000D2">
      <w:pPr>
        <w:rPr/>
      </w:pPr>
      <w:r w:rsidDel="00000000" w:rsidR="00000000" w:rsidRPr="00000000">
        <w:rPr>
          <w:rtl w:val="0"/>
        </w:rPr>
        <w:t xml:space="preserve">Don't just ask if an agent is a member, ask what training they've completed, how many LGBTQ+ clients they've represented in the past year, and whether they can name specific challenges LGBTQ+ buyers face that a general buyer wouldn't. A real answer sounds different from a rehearsed one.</w:t>
      </w:r>
    </w:p>
    <w:p w:rsidR="00000000" w:rsidDel="00000000" w:rsidP="00000000" w:rsidRDefault="00000000" w:rsidRPr="00000000" w14:paraId="000000D3">
      <w:pPr>
        <w:pStyle w:val="Heading2"/>
        <w:rPr/>
      </w:pPr>
      <w:r w:rsidDel="00000000" w:rsidR="00000000" w:rsidRPr="00000000">
        <w:rPr>
          <w:rtl w:val="0"/>
        </w:rPr>
        <w:t xml:space="preserve">Credentials Are a Starting Point, Not a Guarantee</w:t>
      </w:r>
    </w:p>
    <w:p w:rsidR="00000000" w:rsidDel="00000000" w:rsidP="00000000" w:rsidRDefault="00000000" w:rsidRPr="00000000" w14:paraId="000000D4">
      <w:pPr>
        <w:rPr/>
      </w:pPr>
      <w:r w:rsidDel="00000000" w:rsidR="00000000" w:rsidRPr="00000000">
        <w:rPr>
          <w:rtl w:val="0"/>
        </w:rPr>
        <w:t xml:space="preserve">Membership doesn't guarantee a good experience, and plenty of excellent LGBTQ+-affirming agents aren't formally credentialed. Use these organizations as one input among several: reviews, referrals, and how an agent actually talks about your situation in a first conversation.</w:t>
      </w:r>
    </w:p>
    <w:p w:rsidR="00000000" w:rsidDel="00000000" w:rsidP="00000000" w:rsidRDefault="00000000" w:rsidRPr="00000000" w14:paraId="000000D5">
      <w:pPr>
        <w:pStyle w:val="Heading2"/>
        <w:rPr/>
      </w:pPr>
      <w:r w:rsidDel="00000000" w:rsidR="00000000" w:rsidRPr="00000000">
        <w:rPr>
          <w:rtl w:val="0"/>
        </w:rPr>
        <w:t xml:space="preserve">Frequently Asked Questions</w:t>
      </w:r>
    </w:p>
    <w:p w:rsidR="00000000" w:rsidDel="00000000" w:rsidP="00000000" w:rsidRDefault="00000000" w:rsidRPr="00000000" w14:paraId="000000D6">
      <w:pPr>
        <w:rPr/>
      </w:pPr>
      <w:r w:rsidDel="00000000" w:rsidR="00000000" w:rsidRPr="00000000">
        <w:rPr>
          <w:b w:val="1"/>
          <w:bCs w:val="1"/>
          <w:rtl w:val="0"/>
        </w:rPr>
        <w:t xml:space="preserve">Q: What does NAGLREP stand for?</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NAGLREP is the National Association of Gay &amp; Lesbian Real Estate Professionals, a membership organization for agents, lenders, and other real estate professionals who serve the LGBTQ+ community, with training on inclusive practices.</w:t>
      </w:r>
    </w:p>
    <w:p w:rsidR="00000000" w:rsidDel="00000000" w:rsidP="00000000" w:rsidRDefault="00000000" w:rsidRPr="00000000" w14:paraId="000000D8">
      <w:pPr>
        <w:rPr/>
      </w:pPr>
      <w:r w:rsidDel="00000000" w:rsidR="00000000" w:rsidRPr="00000000">
        <w:rPr>
          <w:b w:val="1"/>
          <w:bCs w:val="1"/>
          <w:rtl w:val="0"/>
        </w:rPr>
        <w:t xml:space="preserve">Q: Is the LGBTQ+ Real Estate Alliance the same as NAGLREP?</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No, they're separate organizations, though a professional can belong to both. The Alliance operates through regional chapters, including an active Connecticut chapter, with its own training and code of conduct.</w:t>
      </w:r>
    </w:p>
    <w:p w:rsidR="00000000" w:rsidDel="00000000" w:rsidP="00000000" w:rsidRDefault="00000000" w:rsidRPr="00000000" w14:paraId="000000DA">
      <w:pPr>
        <w:rPr/>
      </w:pPr>
      <w:r w:rsidDel="00000000" w:rsidR="00000000" w:rsidRPr="00000000">
        <w:rPr>
          <w:b w:val="1"/>
          <w:bCs w:val="1"/>
          <w:rtl w:val="0"/>
        </w:rPr>
        <w:t xml:space="preserve">Q: How do I actually vet an agent's LGBTQ+ credentials?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 Ask what specific training they've completed, how many LGBTQ+ clients they've represented recently, and whether they hold a leadership role in a chapter versus basic membership. Their answers should sound specific and lived-in, not rehearsed.</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10. Building Generational Wealth: Real Estate as an LGBTQ+ Family Legacy Strategy</w:t>
      </w:r>
    </w:p>
    <w:p w:rsidR="00000000" w:rsidDel="00000000" w:rsidP="00000000" w:rsidRDefault="00000000" w:rsidRPr="00000000" w14:paraId="000000DE">
      <w:pPr>
        <w:rPr/>
      </w:pPr>
      <w:r w:rsidDel="00000000" w:rsidR="00000000" w:rsidRPr="00000000">
        <w:rPr>
          <w:b w:val="1"/>
          <w:bCs w:val="1"/>
          <w:rtl w:val="0"/>
        </w:rPr>
        <w:t xml:space="preserve">Meta description: </w:t>
      </w:r>
      <w:r w:rsidDel="00000000" w:rsidR="00000000" w:rsidRPr="00000000">
        <w:rPr>
          <w:rtl w:val="0"/>
        </w:rPr>
        <w:t xml:space="preserve">Homeownership is one of the most reliable wealth-building tools available, and for LGBTQ+ families historically excluded from generational wealth, it matters even more. Here's how to think about it long-term.</w:t>
      </w:r>
    </w:p>
    <w:p w:rsidR="00000000" w:rsidDel="00000000" w:rsidP="00000000" w:rsidRDefault="00000000" w:rsidRPr="00000000" w14:paraId="000000DF">
      <w:pPr>
        <w:rPr/>
      </w:pPr>
      <w:r w:rsidDel="00000000" w:rsidR="00000000" w:rsidRPr="00000000">
        <w:rPr>
          <w:b w:val="1"/>
          <w:bCs w:val="1"/>
          <w:rtl w:val="0"/>
        </w:rPr>
        <w:t xml:space="preserve">Suggested slug: </w:t>
      </w:r>
      <w:r w:rsidDel="00000000" w:rsidR="00000000" w:rsidRPr="00000000">
        <w:rPr>
          <w:rtl w:val="0"/>
        </w:rPr>
        <w:t xml:space="preserve">/blog/generational-wealth-lgbtq-real-estate-connecticut</w:t>
      </w:r>
    </w:p>
    <w:p w:rsidR="00000000" w:rsidDel="00000000" w:rsidP="00000000" w:rsidRDefault="00000000" w:rsidRPr="00000000" w14:paraId="000000E0">
      <w:pPr>
        <w:rPr/>
      </w:pPr>
      <w:r w:rsidDel="00000000" w:rsidR="00000000" w:rsidRPr="00000000">
        <w:rPr>
          <w:b w:val="1"/>
          <w:bCs w:val="1"/>
          <w:rtl w:val="0"/>
        </w:rPr>
        <w:t xml:space="preserve">Target keywords: </w:t>
      </w:r>
      <w:r w:rsidDel="00000000" w:rsidR="00000000" w:rsidRPr="00000000">
        <w:rPr>
          <w:rtl w:val="0"/>
        </w:rPr>
        <w:t xml:space="preserve">building generational wealth LGBTQ, homeownership wealth building, LGBTQ family financial planning, real estate equity strategy</w:t>
      </w:r>
    </w:p>
    <w:p w:rsidR="00000000" w:rsidDel="00000000" w:rsidP="00000000" w:rsidRDefault="00000000" w:rsidRPr="00000000" w14:paraId="000000E1">
      <w:pPr>
        <w:pStyle w:val="Heading2"/>
        <w:rPr/>
      </w:pPr>
      <w:r w:rsidDel="00000000" w:rsidR="00000000" w:rsidRPr="00000000">
        <w:rPr>
          <w:rtl w:val="0"/>
        </w:rPr>
        <w:t xml:space="preserve">Why This Conversation Is Different for LGBTQ+ Families</w:t>
      </w:r>
    </w:p>
    <w:p w:rsidR="00000000" w:rsidDel="00000000" w:rsidP="00000000" w:rsidRDefault="00000000" w:rsidRPr="00000000" w14:paraId="000000E2">
      <w:pPr>
        <w:rPr/>
      </w:pPr>
      <w:r w:rsidDel="00000000" w:rsidR="00000000" w:rsidRPr="00000000">
        <w:rPr>
          <w:rtl w:val="0"/>
        </w:rPr>
        <w:t xml:space="preserve">Many LGBTQ+ people came of age before marriage equality, without the decades of joint homeownership and inheritance planning that straight families often took for granted. Building wealth through real estate now is, for a lot of people, making up for lost time, and it's worth approaching deliberately.</w:t>
      </w:r>
    </w:p>
    <w:p w:rsidR="00000000" w:rsidDel="00000000" w:rsidP="00000000" w:rsidRDefault="00000000" w:rsidRPr="00000000" w14:paraId="000000E3">
      <w:pPr>
        <w:pStyle w:val="Heading2"/>
        <w:rPr/>
      </w:pPr>
      <w:r w:rsidDel="00000000" w:rsidR="00000000" w:rsidRPr="00000000">
        <w:rPr>
          <w:rtl w:val="0"/>
        </w:rPr>
        <w:t xml:space="preserve">Equity Is the Core Mechanism</w:t>
      </w:r>
    </w:p>
    <w:p w:rsidR="00000000" w:rsidDel="00000000" w:rsidP="00000000" w:rsidRDefault="00000000" w:rsidRPr="00000000" w14:paraId="000000E4">
      <w:pPr>
        <w:rPr/>
      </w:pPr>
      <w:r w:rsidDel="00000000" w:rsidR="00000000" w:rsidRPr="00000000">
        <w:rPr>
          <w:rtl w:val="0"/>
        </w:rPr>
        <w:t xml:space="preserve">Every mortgage payment builds equity instead of paying a landlord. Over a 10-15 year horizon in an appreciating Connecticut market like West Hartford or New Haven, that equity can become the foundation for a second property, a child's education, or a more secure retirement.</w:t>
      </w:r>
    </w:p>
    <w:p w:rsidR="00000000" w:rsidDel="00000000" w:rsidP="00000000" w:rsidRDefault="00000000" w:rsidRPr="00000000" w14:paraId="000000E5">
      <w:pPr>
        <w:pStyle w:val="Heading2"/>
        <w:rPr/>
      </w:pPr>
      <w:r w:rsidDel="00000000" w:rsidR="00000000" w:rsidRPr="00000000">
        <w:rPr>
          <w:rtl w:val="0"/>
        </w:rPr>
        <w:t xml:space="preserve">Buying Sooner vs. Waiting: The Real Cost</w:t>
      </w:r>
    </w:p>
    <w:p w:rsidR="00000000" w:rsidDel="00000000" w:rsidP="00000000" w:rsidRDefault="00000000" w:rsidRPr="00000000" w14:paraId="000000E6">
      <w:pPr>
        <w:rPr/>
      </w:pPr>
      <w:r w:rsidDel="00000000" w:rsidR="00000000" w:rsidRPr="00000000">
        <w:rPr>
          <w:rtl w:val="0"/>
        </w:rPr>
        <w:t xml:space="preserve">Every year spent renting instead of buying is a year of equity you don't build and a year of price appreciation you're buying into later at a higher cost. This doesn't mean buy before you're ready, it means understand what waiting actually costs.</w:t>
      </w:r>
    </w:p>
    <w:p w:rsidR="00000000" w:rsidDel="00000000" w:rsidP="00000000" w:rsidRDefault="00000000" w:rsidRPr="00000000" w14:paraId="000000E7">
      <w:pPr>
        <w:pStyle w:val="Heading2"/>
        <w:rPr/>
      </w:pPr>
      <w:r w:rsidDel="00000000" w:rsidR="00000000" w:rsidRPr="00000000">
        <w:rPr>
          <w:rtl w:val="0"/>
        </w:rPr>
        <w:t xml:space="preserve">Estate Planning Is Part of the Wealth Strategy</w:t>
      </w:r>
    </w:p>
    <w:p w:rsidR="00000000" w:rsidDel="00000000" w:rsidP="00000000" w:rsidRDefault="00000000" w:rsidRPr="00000000" w14:paraId="000000E8">
      <w:pPr>
        <w:rPr/>
      </w:pPr>
      <w:r w:rsidDel="00000000" w:rsidR="00000000" w:rsidRPr="00000000">
        <w:rPr>
          <w:rtl w:val="0"/>
        </w:rPr>
        <w:t xml:space="preserve">How you hold title (joint tenancy, tenancy by entirety for married couples) determines what happens to your home if something happens to you. Pair any real estate purchase with a will and healthcare proxy review, wealth you build means little if it doesn't transfer the way you intend.</w:t>
      </w:r>
    </w:p>
    <w:p w:rsidR="00000000" w:rsidDel="00000000" w:rsidP="00000000" w:rsidRDefault="00000000" w:rsidRPr="00000000" w14:paraId="000000E9">
      <w:pPr>
        <w:pStyle w:val="Heading2"/>
        <w:rPr/>
      </w:pPr>
      <w:r w:rsidDel="00000000" w:rsidR="00000000" w:rsidRPr="00000000">
        <w:rPr>
          <w:rtl w:val="0"/>
        </w:rPr>
        <w:t xml:space="preserve">Second Properties and Long-Term Planning</w:t>
      </w:r>
    </w:p>
    <w:p w:rsidR="00000000" w:rsidDel="00000000" w:rsidP="00000000" w:rsidRDefault="00000000" w:rsidRPr="00000000" w14:paraId="000000EA">
      <w:pPr>
        <w:rPr/>
      </w:pPr>
      <w:r w:rsidDel="00000000" w:rsidR="00000000" w:rsidRPr="00000000">
        <w:rPr>
          <w:rtl w:val="0"/>
        </w:rPr>
        <w:t xml:space="preserve">For LGBTQ+ families further along in this process, a second property, whether a Litchfield County retreat or a rental unit, can accelerate wealth building further. This is worth exploring once your primary residence is established and stable.</w:t>
      </w:r>
    </w:p>
    <w:p w:rsidR="00000000" w:rsidDel="00000000" w:rsidP="00000000" w:rsidRDefault="00000000" w:rsidRPr="00000000" w14:paraId="000000EB">
      <w:pPr>
        <w:pStyle w:val="Heading2"/>
        <w:rPr/>
      </w:pPr>
      <w:r w:rsidDel="00000000" w:rsidR="00000000" w:rsidRPr="00000000">
        <w:rPr>
          <w:rtl w:val="0"/>
        </w:rPr>
        <w:t xml:space="preserve">Frequently Asked Questions</w:t>
      </w:r>
    </w:p>
    <w:p w:rsidR="00000000" w:rsidDel="00000000" w:rsidP="00000000" w:rsidRDefault="00000000" w:rsidRPr="00000000" w14:paraId="000000EC">
      <w:pPr>
        <w:rPr/>
      </w:pPr>
      <w:r w:rsidDel="00000000" w:rsidR="00000000" w:rsidRPr="00000000">
        <w:rPr>
          <w:b w:val="1"/>
          <w:bCs w:val="1"/>
          <w:rtl w:val="0"/>
        </w:rPr>
        <w:t xml:space="preserve">Q: Why does homeownership matter for building generational wealth?</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Every mortgage payment builds equity instead of paying rent to a landlord, and over a decade or more in an appreciating market, that equity becomes a meaningful financial foundation, for education, retirement, or a second property.</w:t>
      </w:r>
    </w:p>
    <w:p w:rsidR="00000000" w:rsidDel="00000000" w:rsidP="00000000" w:rsidRDefault="00000000" w:rsidRPr="00000000" w14:paraId="000000EE">
      <w:pPr>
        <w:rPr/>
      </w:pPr>
      <w:r w:rsidDel="00000000" w:rsidR="00000000" w:rsidRPr="00000000">
        <w:rPr>
          <w:b w:val="1"/>
          <w:bCs w:val="1"/>
          <w:rtl w:val="0"/>
        </w:rPr>
        <w:t xml:space="preserve">Q: How should LGBTQ+ couples hold title to protect their wealth?</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Married couples often benefit from tenancy by entirety, which protects the home from one spouse's individual creditors. Unmarried couples should use joint tenancy with right of survivorship and pair it with an updated will, consult a real estate attorney for your specific situation.</w:t>
      </w:r>
    </w:p>
    <w:p w:rsidR="00000000" w:rsidDel="00000000" w:rsidP="00000000" w:rsidRDefault="00000000" w:rsidRPr="00000000" w14:paraId="000000F0">
      <w:pPr>
        <w:rPr/>
      </w:pPr>
      <w:r w:rsidDel="00000000" w:rsidR="00000000" w:rsidRPr="00000000">
        <w:rPr>
          <w:b w:val="1"/>
          <w:bCs w:val="1"/>
          <w:rtl w:val="0"/>
        </w:rPr>
        <w:t xml:space="preserve">Q: Is it worth buying a second property in Connecticut for wealth building?</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It can be, once your primary residence is stable. A second home in an appreciating market like Litchfield County, or a small rental property, can accelerate wealth building, but should be planned with your lender and financial advisor rather than approached opportunistically.</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11. Chosen Family &amp; Co-Housing: Multigenerational Living for LGBTQ+ Households in Connecticut</w:t>
      </w:r>
    </w:p>
    <w:p w:rsidR="00000000" w:rsidDel="00000000" w:rsidP="00000000" w:rsidRDefault="00000000" w:rsidRPr="00000000" w14:paraId="000000F4">
      <w:pPr>
        <w:rPr/>
      </w:pPr>
      <w:r w:rsidDel="00000000" w:rsidR="00000000" w:rsidRPr="00000000">
        <w:rPr>
          <w:b w:val="1"/>
          <w:bCs w:val="1"/>
          <w:rtl w:val="0"/>
        </w:rPr>
        <w:t xml:space="preserve">Meta description: </w:t>
      </w:r>
      <w:r w:rsidDel="00000000" w:rsidR="00000000" w:rsidRPr="00000000">
        <w:rPr>
          <w:rtl w:val="0"/>
        </w:rPr>
        <w:t xml:space="preserve">Chosen family often means non-traditional living arrangements. Here's how LGBTQ+ households in Connecticut are structuring co-housing, ADUs, and shared ownership.</w:t>
      </w:r>
    </w:p>
    <w:p w:rsidR="00000000" w:rsidDel="00000000" w:rsidP="00000000" w:rsidRDefault="00000000" w:rsidRPr="00000000" w14:paraId="000000F5">
      <w:pPr>
        <w:rPr/>
      </w:pPr>
      <w:r w:rsidDel="00000000" w:rsidR="00000000" w:rsidRPr="00000000">
        <w:rPr>
          <w:b w:val="1"/>
          <w:bCs w:val="1"/>
          <w:rtl w:val="0"/>
        </w:rPr>
        <w:t xml:space="preserve">Suggested slug: </w:t>
      </w:r>
      <w:r w:rsidDel="00000000" w:rsidR="00000000" w:rsidRPr="00000000">
        <w:rPr>
          <w:rtl w:val="0"/>
        </w:rPr>
        <w:t xml:space="preserve">/blog/chosen-family-cohousing-lgbtq-connecticut</w:t>
      </w:r>
    </w:p>
    <w:p w:rsidR="00000000" w:rsidDel="00000000" w:rsidP="00000000" w:rsidRDefault="00000000" w:rsidRPr="00000000" w14:paraId="000000F6">
      <w:pPr>
        <w:rPr/>
      </w:pPr>
      <w:r w:rsidDel="00000000" w:rsidR="00000000" w:rsidRPr="00000000">
        <w:rPr>
          <w:b w:val="1"/>
          <w:bCs w:val="1"/>
          <w:rtl w:val="0"/>
        </w:rPr>
        <w:t xml:space="preserve">Target keywords: </w:t>
      </w:r>
      <w:r w:rsidDel="00000000" w:rsidR="00000000" w:rsidRPr="00000000">
        <w:rPr>
          <w:rtl w:val="0"/>
        </w:rPr>
        <w:t xml:space="preserve">LGBTQ chosen family housing, co-housing Connecticut, ADU Connecticut LGBTQ, multigenerational living LGBTQ</w:t>
      </w:r>
    </w:p>
    <w:p w:rsidR="00000000" w:rsidDel="00000000" w:rsidP="00000000" w:rsidRDefault="00000000" w:rsidRPr="00000000" w14:paraId="000000F7">
      <w:pPr>
        <w:pStyle w:val="Heading2"/>
        <w:rPr/>
      </w:pPr>
      <w:r w:rsidDel="00000000" w:rsidR="00000000" w:rsidRPr="00000000">
        <w:rPr>
          <w:rtl w:val="0"/>
        </w:rPr>
        <w:t xml:space="preserve">Chosen Family Doesn't Fit a Standard Mortgage Application</w:t>
      </w:r>
    </w:p>
    <w:p w:rsidR="00000000" w:rsidDel="00000000" w:rsidP="00000000" w:rsidRDefault="00000000" w:rsidRPr="00000000" w14:paraId="000000F8">
      <w:pPr>
        <w:rPr/>
      </w:pPr>
      <w:r w:rsidDel="00000000" w:rsidR="00000000" w:rsidRPr="00000000">
        <w:rPr>
          <w:rtl w:val="0"/>
        </w:rPr>
        <w:t xml:space="preserve">Many LGBTQ+ people build support networks with close friends that function like family, sometimes more reliably than biological family. Buying a home together with people who aren't romantic partners or legally related requires planning that standard mortgage products don't anticipate.</w:t>
      </w:r>
    </w:p>
    <w:p w:rsidR="00000000" w:rsidDel="00000000" w:rsidP="00000000" w:rsidRDefault="00000000" w:rsidRPr="00000000" w14:paraId="000000F9">
      <w:pPr>
        <w:pStyle w:val="Heading2"/>
        <w:rPr/>
      </w:pPr>
      <w:r w:rsidDel="00000000" w:rsidR="00000000" w:rsidRPr="00000000">
        <w:rPr>
          <w:rtl w:val="0"/>
        </w:rPr>
        <w:t xml:space="preserve">Co-Buying With Non-Romantic Partners</w:t>
      </w:r>
    </w:p>
    <w:p w:rsidR="00000000" w:rsidDel="00000000" w:rsidP="00000000" w:rsidRDefault="00000000" w:rsidRPr="00000000" w14:paraId="000000FA">
      <w:pPr>
        <w:rPr/>
      </w:pPr>
      <w:r w:rsidDel="00000000" w:rsidR="00000000" w:rsidRPr="00000000">
        <w:rPr>
          <w:rtl w:val="0"/>
        </w:rPr>
        <w:t xml:space="preserve">Multiple unrelated people can co-borrow on a mortgage, but lenders will scrutinize the arrangement more closely. A co-ownership agreement, drafted by an attorney, spelling out what happens if one person wants to sell or if the relationship changes, is essential and often skipped.</w:t>
      </w:r>
    </w:p>
    <w:p w:rsidR="00000000" w:rsidDel="00000000" w:rsidP="00000000" w:rsidRDefault="00000000" w:rsidRPr="00000000" w14:paraId="000000FB">
      <w:pPr>
        <w:pStyle w:val="Heading2"/>
        <w:rPr/>
      </w:pPr>
      <w:r w:rsidDel="00000000" w:rsidR="00000000" w:rsidRPr="00000000">
        <w:rPr>
          <w:rtl w:val="0"/>
        </w:rPr>
        <w:t xml:space="preserve">Accessory Dwelling Units: A Middle Ground</w:t>
      </w:r>
    </w:p>
    <w:p w:rsidR="00000000" w:rsidDel="00000000" w:rsidP="00000000" w:rsidRDefault="00000000" w:rsidRPr="00000000" w14:paraId="000000FC">
      <w:pPr>
        <w:rPr/>
      </w:pPr>
      <w:r w:rsidDel="00000000" w:rsidR="00000000" w:rsidRPr="00000000">
        <w:rPr>
          <w:rtl w:val="0"/>
        </w:rPr>
        <w:t xml:space="preserve">An ADU (in-law suite, converted garage, or backyard cottage) lets chosen family live nearby without fully co-owning one property. Several Connecticut towns have relaxed ADU zoning in recent years, check local regulations before assuming this is an option on a specific property.</w:t>
      </w:r>
    </w:p>
    <w:p w:rsidR="00000000" w:rsidDel="00000000" w:rsidP="00000000" w:rsidRDefault="00000000" w:rsidRPr="00000000" w14:paraId="000000FD">
      <w:pPr>
        <w:pStyle w:val="Heading2"/>
        <w:rPr/>
      </w:pPr>
      <w:r w:rsidDel="00000000" w:rsidR="00000000" w:rsidRPr="00000000">
        <w:rPr>
          <w:rtl w:val="0"/>
        </w:rPr>
        <w:t xml:space="preserve">What to Discuss Before You Buy Together</w:t>
      </w:r>
    </w:p>
    <w:p w:rsidR="00000000" w:rsidDel="00000000" w:rsidP="00000000" w:rsidRDefault="00000000" w:rsidRPr="00000000" w14:paraId="000000FE">
      <w:pPr>
        <w:rPr/>
      </w:pPr>
      <w:r w:rsidDel="00000000" w:rsidR="00000000" w:rsidRPr="00000000">
        <w:rPr>
          <w:rtl w:val="0"/>
        </w:rPr>
        <w:t xml:space="preserve">Cover exit scenarios explicitly: what happens if someone loses their job, wants to move for a relationship, or needs to sell their share. These conversations feel uncomfortable before a purchase and are far more expensive to have after one.</w:t>
      </w:r>
    </w:p>
    <w:p w:rsidR="00000000" w:rsidDel="00000000" w:rsidP="00000000" w:rsidRDefault="00000000" w:rsidRPr="00000000" w14:paraId="000000FF">
      <w:pPr>
        <w:pStyle w:val="Heading2"/>
        <w:rPr/>
      </w:pPr>
      <w:r w:rsidDel="00000000" w:rsidR="00000000" w:rsidRPr="00000000">
        <w:rPr>
          <w:rtl w:val="0"/>
        </w:rPr>
        <w:t xml:space="preserve">Finding an Agent Who Understands the Arrangement</w:t>
      </w:r>
    </w:p>
    <w:p w:rsidR="00000000" w:rsidDel="00000000" w:rsidP="00000000" w:rsidRDefault="00000000" w:rsidRPr="00000000" w14:paraId="00000100">
      <w:pPr>
        <w:rPr/>
      </w:pPr>
      <w:r w:rsidDel="00000000" w:rsidR="00000000" w:rsidRPr="00000000">
        <w:rPr>
          <w:rtl w:val="0"/>
        </w:rPr>
        <w:t xml:space="preserve">Not every agent has handled a multi-buyer, non-family purchase. Ask directly about their experience with co-ownership arrangements and multigenerational or chosen-family buying before you commit to working with them.</w:t>
      </w:r>
    </w:p>
    <w:p w:rsidR="00000000" w:rsidDel="00000000" w:rsidP="00000000" w:rsidRDefault="00000000" w:rsidRPr="00000000" w14:paraId="00000101">
      <w:pPr>
        <w:pStyle w:val="Heading2"/>
        <w:rPr/>
      </w:pPr>
      <w:r w:rsidDel="00000000" w:rsidR="00000000" w:rsidRPr="00000000">
        <w:rPr>
          <w:rtl w:val="0"/>
        </w:rPr>
        <w:t xml:space="preserve">Frequently Asked Questions</w:t>
      </w:r>
    </w:p>
    <w:p w:rsidR="00000000" w:rsidDel="00000000" w:rsidP="00000000" w:rsidRDefault="00000000" w:rsidRPr="00000000" w14:paraId="00000102">
      <w:pPr>
        <w:rPr/>
      </w:pPr>
      <w:r w:rsidDel="00000000" w:rsidR="00000000" w:rsidRPr="00000000">
        <w:rPr>
          <w:b w:val="1"/>
          <w:bCs w:val="1"/>
          <w:rtl w:val="0"/>
        </w:rPr>
        <w:t xml:space="preserve">Q: Can unrelated people co-buy a home together in Connecticut?</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 Yes. Multiple unrelated borrowers can be on a single mortgage, though lenders scrutinize these arrangements more closely. A co-ownership agreement drafted by an attorney is strongly recommended to spell out exit scenarios in advance.</w:t>
      </w:r>
    </w:p>
    <w:p w:rsidR="00000000" w:rsidDel="00000000" w:rsidP="00000000" w:rsidRDefault="00000000" w:rsidRPr="00000000" w14:paraId="00000104">
      <w:pPr>
        <w:rPr/>
      </w:pPr>
      <w:r w:rsidDel="00000000" w:rsidR="00000000" w:rsidRPr="00000000">
        <w:rPr>
          <w:b w:val="1"/>
          <w:bCs w:val="1"/>
          <w:rtl w:val="0"/>
        </w:rPr>
        <w:t xml:space="preserve">Q: Are ADUs legal in Connecticut?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Many Connecticut towns have relaxed zoning to allow accessory dwelling units, but rules vary significantly by municipality. Check local zoning regulations for the specific property before assuming an ADU is permitted.</w:t>
      </w:r>
    </w:p>
    <w:p w:rsidR="00000000" w:rsidDel="00000000" w:rsidP="00000000" w:rsidRDefault="00000000" w:rsidRPr="00000000" w14:paraId="00000106">
      <w:pPr>
        <w:rPr/>
      </w:pPr>
      <w:r w:rsidDel="00000000" w:rsidR="00000000" w:rsidRPr="00000000">
        <w:rPr>
          <w:b w:val="1"/>
          <w:bCs w:val="1"/>
          <w:rtl w:val="0"/>
        </w:rPr>
        <w:t xml:space="preserve">Q: What should chosen family discuss before co-buying a home?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 Cover exit scenarios in detail: what happens if one person needs to sell their share, loses income, or wants to leave the arrangement. An attorney-drafted co-ownership agreement should address all of this before closing.</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12. HOA &amp; Condo Association Rules: What LGBTQ+ Buyers Should Watch For in Connecticut</w:t>
      </w:r>
    </w:p>
    <w:p w:rsidR="00000000" w:rsidDel="00000000" w:rsidP="00000000" w:rsidRDefault="00000000" w:rsidRPr="00000000" w14:paraId="0000010A">
      <w:pPr>
        <w:rPr/>
      </w:pPr>
      <w:r w:rsidDel="00000000" w:rsidR="00000000" w:rsidRPr="00000000">
        <w:rPr>
          <w:b w:val="1"/>
          <w:bCs w:val="1"/>
          <w:rtl w:val="0"/>
        </w:rPr>
        <w:t xml:space="preserve">Meta description: </w:t>
      </w:r>
      <w:r w:rsidDel="00000000" w:rsidR="00000000" w:rsidRPr="00000000">
        <w:rPr>
          <w:rtl w:val="0"/>
        </w:rPr>
        <w:t xml:space="preserve">HOA rules can feel invisible until they affect you directly. Here's what to check before buying into a Connecticut condo or HOA community.</w:t>
      </w:r>
    </w:p>
    <w:p w:rsidR="00000000" w:rsidDel="00000000" w:rsidP="00000000" w:rsidRDefault="00000000" w:rsidRPr="00000000" w14:paraId="0000010B">
      <w:pPr>
        <w:rPr/>
      </w:pPr>
      <w:r w:rsidDel="00000000" w:rsidR="00000000" w:rsidRPr="00000000">
        <w:rPr>
          <w:b w:val="1"/>
          <w:bCs w:val="1"/>
          <w:rtl w:val="0"/>
        </w:rPr>
        <w:t xml:space="preserve">Suggested slug: </w:t>
      </w:r>
      <w:r w:rsidDel="00000000" w:rsidR="00000000" w:rsidRPr="00000000">
        <w:rPr>
          <w:rtl w:val="0"/>
        </w:rPr>
        <w:t xml:space="preserve">/blog/hoa-condo-rules-lgbtq-buyers-connecticut</w:t>
      </w:r>
    </w:p>
    <w:p w:rsidR="00000000" w:rsidDel="00000000" w:rsidP="00000000" w:rsidRDefault="00000000" w:rsidRPr="00000000" w14:paraId="0000010C">
      <w:pPr>
        <w:rPr/>
      </w:pPr>
      <w:r w:rsidDel="00000000" w:rsidR="00000000" w:rsidRPr="00000000">
        <w:rPr>
          <w:b w:val="1"/>
          <w:bCs w:val="1"/>
          <w:rtl w:val="0"/>
        </w:rPr>
        <w:t xml:space="preserve">Target keywords: </w:t>
      </w:r>
      <w:r w:rsidDel="00000000" w:rsidR="00000000" w:rsidRPr="00000000">
        <w:rPr>
          <w:rtl w:val="0"/>
        </w:rPr>
        <w:t xml:space="preserve">HOA rules Connecticut, condo association LGBTQ, HOA discrimination Connecticut, condo buying checklist CT</w:t>
      </w:r>
    </w:p>
    <w:p w:rsidR="00000000" w:rsidDel="00000000" w:rsidP="00000000" w:rsidRDefault="00000000" w:rsidRPr="00000000" w14:paraId="0000010D">
      <w:pPr>
        <w:pStyle w:val="Heading2"/>
        <w:rPr/>
      </w:pPr>
      <w:r w:rsidDel="00000000" w:rsidR="00000000" w:rsidRPr="00000000">
        <w:rPr>
          <w:rtl w:val="0"/>
        </w:rPr>
        <w:t xml:space="preserve">HOAs Have Real Power Over Your Daily Life</w:t>
      </w:r>
    </w:p>
    <w:p w:rsidR="00000000" w:rsidDel="00000000" w:rsidP="00000000" w:rsidRDefault="00000000" w:rsidRPr="00000000" w14:paraId="0000010E">
      <w:pPr>
        <w:rPr/>
      </w:pPr>
      <w:r w:rsidDel="00000000" w:rsidR="00000000" w:rsidRPr="00000000">
        <w:rPr>
          <w:rtl w:val="0"/>
        </w:rPr>
        <w:t xml:space="preserve">An HOA can regulate exterior paint colors, landscaping, rentals, and in some cases, signage and flags. Before buying into any association, understand exactly what you're agreeing to, not just the monthly fee.</w:t>
      </w:r>
    </w:p>
    <w:p w:rsidR="00000000" w:rsidDel="00000000" w:rsidP="00000000" w:rsidRDefault="00000000" w:rsidRPr="00000000" w14:paraId="0000010F">
      <w:pPr>
        <w:pStyle w:val="Heading2"/>
        <w:rPr/>
      </w:pPr>
      <w:r w:rsidDel="00000000" w:rsidR="00000000" w:rsidRPr="00000000">
        <w:rPr>
          <w:rtl w:val="0"/>
        </w:rPr>
        <w:t xml:space="preserve">What Connecticut Law Actually Prevents</w:t>
      </w:r>
    </w:p>
    <w:p w:rsidR="00000000" w:rsidDel="00000000" w:rsidP="00000000" w:rsidRDefault="00000000" w:rsidRPr="00000000" w14:paraId="00000110">
      <w:pPr>
        <w:rPr/>
      </w:pPr>
      <w:r w:rsidDel="00000000" w:rsidR="00000000" w:rsidRPr="00000000">
        <w:rPr>
          <w:rtl w:val="0"/>
        </w:rPr>
        <w:t xml:space="preserve">HOAs cannot legally enforce rules that discriminate based on sexual orientation or gender identity, under the same fair housing protections that apply to landlords and sellers. Some older governing documents still contain outdated language that is simply unenforceable today.</w:t>
      </w:r>
    </w:p>
    <w:p w:rsidR="00000000" w:rsidDel="00000000" w:rsidP="00000000" w:rsidRDefault="00000000" w:rsidRPr="00000000" w14:paraId="00000111">
      <w:pPr>
        <w:pStyle w:val="Heading2"/>
        <w:rPr/>
      </w:pPr>
      <w:r w:rsidDel="00000000" w:rsidR="00000000" w:rsidRPr="00000000">
        <w:rPr>
          <w:rtl w:val="0"/>
        </w:rPr>
        <w:t xml:space="preserve">Documents to Request Before You Offer</w:t>
      </w:r>
    </w:p>
    <w:p w:rsidR="00000000" w:rsidDel="00000000" w:rsidP="00000000" w:rsidRDefault="00000000" w:rsidRPr="00000000" w14:paraId="00000112">
      <w:pPr>
        <w:rPr/>
      </w:pPr>
      <w:r w:rsidDel="00000000" w:rsidR="00000000" w:rsidRPr="00000000">
        <w:rPr>
          <w:rtl w:val="0"/>
        </w:rPr>
        <w:t xml:space="preserve">Ask for the full CC&amp;Rs (covenants, conditions, and restrictions), recent board meeting minutes, and the association's reserve fund statement. Meeting minutes in particular reveal how the board actually behaves day-to-day, not just what the rules say on paper.</w:t>
      </w:r>
    </w:p>
    <w:p w:rsidR="00000000" w:rsidDel="00000000" w:rsidP="00000000" w:rsidRDefault="00000000" w:rsidRPr="00000000" w14:paraId="00000113">
      <w:pPr>
        <w:pStyle w:val="Heading2"/>
        <w:rPr/>
      </w:pPr>
      <w:r w:rsidDel="00000000" w:rsidR="00000000" w:rsidRPr="00000000">
        <w:rPr>
          <w:rtl w:val="0"/>
        </w:rPr>
        <w:t xml:space="preserve">Red Flags Worth Asking About Directly</w:t>
      </w:r>
    </w:p>
    <w:p w:rsidR="00000000" w:rsidDel="00000000" w:rsidP="00000000" w:rsidRDefault="00000000" w:rsidRPr="00000000" w14:paraId="00000114">
      <w:pPr>
        <w:rPr/>
      </w:pPr>
      <w:r w:rsidDel="00000000" w:rsidR="00000000" w:rsidRPr="00000000">
        <w:rPr>
          <w:rtl w:val="0"/>
        </w:rPr>
        <w:t xml:space="preserve">A pattern of disputes in board minutes, an unusually restrictive rental policy, or vague language about 'community standards' are worth a direct conversation with current residents, not just the listing agent, before you commit.</w:t>
      </w:r>
    </w:p>
    <w:p w:rsidR="00000000" w:rsidDel="00000000" w:rsidP="00000000" w:rsidRDefault="00000000" w:rsidRPr="00000000" w14:paraId="00000115">
      <w:pPr>
        <w:pStyle w:val="Heading2"/>
        <w:rPr/>
      </w:pPr>
      <w:r w:rsidDel="00000000" w:rsidR="00000000" w:rsidRPr="00000000">
        <w:rPr>
          <w:rtl w:val="0"/>
        </w:rPr>
        <w:t xml:space="preserve">Talking to Current Residents</w:t>
      </w:r>
    </w:p>
    <w:p w:rsidR="00000000" w:rsidDel="00000000" w:rsidP="00000000" w:rsidRDefault="00000000" w:rsidRPr="00000000" w14:paraId="00000116">
      <w:pPr>
        <w:rPr/>
      </w:pPr>
      <w:r w:rsidDel="00000000" w:rsidR="00000000" w:rsidRPr="00000000">
        <w:rPr>
          <w:rtl w:val="0"/>
        </w:rPr>
        <w:t xml:space="preserve">If possible, talk to a current owner in the building or complex, away from the seller's agent. They'll give you an unfiltered read on how the board actually enforces rules and how the community actually feels day-to-day.</w:t>
      </w:r>
    </w:p>
    <w:p w:rsidR="00000000" w:rsidDel="00000000" w:rsidP="00000000" w:rsidRDefault="00000000" w:rsidRPr="00000000" w14:paraId="00000117">
      <w:pPr>
        <w:pStyle w:val="Heading2"/>
        <w:rPr/>
      </w:pPr>
      <w:r w:rsidDel="00000000" w:rsidR="00000000" w:rsidRPr="00000000">
        <w:rPr>
          <w:rtl w:val="0"/>
        </w:rPr>
        <w:t xml:space="preserve">Frequently Asked Questions</w:t>
      </w:r>
    </w:p>
    <w:p w:rsidR="00000000" w:rsidDel="00000000" w:rsidP="00000000" w:rsidRDefault="00000000" w:rsidRPr="00000000" w14:paraId="00000118">
      <w:pPr>
        <w:rPr/>
      </w:pPr>
      <w:r w:rsidDel="00000000" w:rsidR="00000000" w:rsidRPr="00000000">
        <w:rPr>
          <w:b w:val="1"/>
          <w:bCs w:val="1"/>
          <w:rtl w:val="0"/>
        </w:rPr>
        <w:t xml:space="preserve">Q: Can an HOA in Connecticut enforce rules that discriminate against LGBTQ+ residents?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No. HOAs are subject to the same Connecticut fair housing protections as landlords and sellers, and cannot legally enforce discriminatory rules based on sexual orientation or gender identity, even if outdated language still exists in older governing documents.</w:t>
      </w:r>
    </w:p>
    <w:p w:rsidR="00000000" w:rsidDel="00000000" w:rsidP="00000000" w:rsidRDefault="00000000" w:rsidRPr="00000000" w14:paraId="0000011A">
      <w:pPr>
        <w:rPr/>
      </w:pPr>
      <w:r w:rsidDel="00000000" w:rsidR="00000000" w:rsidRPr="00000000">
        <w:rPr>
          <w:b w:val="1"/>
          <w:bCs w:val="1"/>
          <w:rtl w:val="0"/>
        </w:rPr>
        <w:t xml:space="preserve">Q: What documents should I request before buying into an HOA?</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Request the full CC&amp;Rs, recent board meeting minutes, and the reserve fund statement. Meeting minutes especially reveal how the association actually operates, beyond what the written rules describe.</w:t>
      </w:r>
    </w:p>
    <w:p w:rsidR="00000000" w:rsidDel="00000000" w:rsidP="00000000" w:rsidRDefault="00000000" w:rsidRPr="00000000" w14:paraId="0000011C">
      <w:pPr>
        <w:rPr/>
      </w:pPr>
      <w:r w:rsidDel="00000000" w:rsidR="00000000" w:rsidRPr="00000000">
        <w:rPr>
          <w:b w:val="1"/>
          <w:bCs w:val="1"/>
          <w:rtl w:val="0"/>
        </w:rPr>
        <w:t xml:space="preserve">Q: How can I get an honest read on an HOA before buying?</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Talk directly to a current resident, separate from the seller's listing agent, about how the board enforces rules and what the day-to-day community actually feels like.</w:t>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13. Homeowners Insurance for LGBTQ+ Buyers in Connecticut: What to Know</w:t>
      </w:r>
    </w:p>
    <w:p w:rsidR="00000000" w:rsidDel="00000000" w:rsidP="00000000" w:rsidRDefault="00000000" w:rsidRPr="00000000" w14:paraId="00000120">
      <w:pPr>
        <w:rPr/>
      </w:pPr>
      <w:r w:rsidDel="00000000" w:rsidR="00000000" w:rsidRPr="00000000">
        <w:rPr>
          <w:b w:val="1"/>
          <w:bCs w:val="1"/>
          <w:rtl w:val="0"/>
        </w:rPr>
        <w:t xml:space="preserve">Meta description: </w:t>
      </w:r>
      <w:r w:rsidDel="00000000" w:rsidR="00000000" w:rsidRPr="00000000">
        <w:rPr>
          <w:rtl w:val="0"/>
        </w:rPr>
        <w:t xml:space="preserve">Insurance rarely gets discussed in LGBTQ+ homebuying guides, but discriminatory practices and coverage gaps do exist. Here's what to check before you bind a policy.</w:t>
      </w:r>
    </w:p>
    <w:p w:rsidR="00000000" w:rsidDel="00000000" w:rsidP="00000000" w:rsidRDefault="00000000" w:rsidRPr="00000000" w14:paraId="00000121">
      <w:pPr>
        <w:rPr/>
      </w:pPr>
      <w:r w:rsidDel="00000000" w:rsidR="00000000" w:rsidRPr="00000000">
        <w:rPr>
          <w:b w:val="1"/>
          <w:bCs w:val="1"/>
          <w:rtl w:val="0"/>
        </w:rPr>
        <w:t xml:space="preserve">Suggested slug: </w:t>
      </w:r>
      <w:r w:rsidDel="00000000" w:rsidR="00000000" w:rsidRPr="00000000">
        <w:rPr>
          <w:rtl w:val="0"/>
        </w:rPr>
        <w:t xml:space="preserve">/blog/homeowners-insurance-lgbtq-buyers-connecticut</w:t>
      </w:r>
    </w:p>
    <w:p w:rsidR="00000000" w:rsidDel="00000000" w:rsidP="00000000" w:rsidRDefault="00000000" w:rsidRPr="00000000" w14:paraId="00000122">
      <w:pPr>
        <w:rPr/>
      </w:pPr>
      <w:r w:rsidDel="00000000" w:rsidR="00000000" w:rsidRPr="00000000">
        <w:rPr>
          <w:b w:val="1"/>
          <w:bCs w:val="1"/>
          <w:rtl w:val="0"/>
        </w:rPr>
        <w:t xml:space="preserve">Target keywords: </w:t>
      </w:r>
      <w:r w:rsidDel="00000000" w:rsidR="00000000" w:rsidRPr="00000000">
        <w:rPr>
          <w:rtl w:val="0"/>
        </w:rPr>
        <w:t xml:space="preserve">homeowners insurance Connecticut, LGBTQ insurance discrimination, home insurance for same sex couples, Connecticut insurance law LGBTQ</w:t>
      </w:r>
    </w:p>
    <w:p w:rsidR="00000000" w:rsidDel="00000000" w:rsidP="00000000" w:rsidRDefault="00000000" w:rsidRPr="00000000" w14:paraId="00000123">
      <w:pPr>
        <w:pStyle w:val="Heading2"/>
        <w:rPr/>
      </w:pPr>
      <w:r w:rsidDel="00000000" w:rsidR="00000000" w:rsidRPr="00000000">
        <w:rPr>
          <w:rtl w:val="0"/>
        </w:rPr>
        <w:t xml:space="preserve">Why Insurance Deserves Its Own Conversation</w:t>
      </w:r>
    </w:p>
    <w:p w:rsidR="00000000" w:rsidDel="00000000" w:rsidP="00000000" w:rsidRDefault="00000000" w:rsidRPr="00000000" w14:paraId="00000124">
      <w:pPr>
        <w:rPr/>
      </w:pPr>
      <w:r w:rsidDel="00000000" w:rsidR="00000000" w:rsidRPr="00000000">
        <w:rPr>
          <w:rtl w:val="0"/>
        </w:rPr>
        <w:t xml:space="preserve">Insurance is one of the last steps in a home purchase, often rushed to meet a closing deadline, and one of the least discussed in LGBTQ+-specific homebuying content. It's worth ten extra minutes of attention.</w:t>
      </w:r>
    </w:p>
    <w:p w:rsidR="00000000" w:rsidDel="00000000" w:rsidP="00000000" w:rsidRDefault="00000000" w:rsidRPr="00000000" w14:paraId="00000125">
      <w:pPr>
        <w:pStyle w:val="Heading2"/>
        <w:rPr/>
      </w:pPr>
      <w:r w:rsidDel="00000000" w:rsidR="00000000" w:rsidRPr="00000000">
        <w:rPr>
          <w:rtl w:val="0"/>
        </w:rPr>
        <w:t xml:space="preserve">What Connecticut Law Requires of Insurers</w:t>
      </w:r>
    </w:p>
    <w:p w:rsidR="00000000" w:rsidDel="00000000" w:rsidP="00000000" w:rsidRDefault="00000000" w:rsidRPr="00000000" w14:paraId="00000126">
      <w:pPr>
        <w:rPr/>
      </w:pPr>
      <w:r w:rsidDel="00000000" w:rsidR="00000000" w:rsidRPr="00000000">
        <w:rPr>
          <w:rtl w:val="0"/>
        </w:rPr>
        <w:t xml:space="preserve">Connecticut's insurance regulations prohibit unfair discrimination in underwriting based on protected characteristics, and the state's Insurance Department investigates complaints. If an insurer treats you differently once they learn about a same-sex household, that's worth reporting.</w:t>
      </w:r>
    </w:p>
    <w:p w:rsidR="00000000" w:rsidDel="00000000" w:rsidP="00000000" w:rsidRDefault="00000000" w:rsidRPr="00000000" w14:paraId="00000127">
      <w:pPr>
        <w:pStyle w:val="Heading2"/>
        <w:rPr/>
      </w:pPr>
      <w:r w:rsidDel="00000000" w:rsidR="00000000" w:rsidRPr="00000000">
        <w:rPr>
          <w:rtl w:val="0"/>
        </w:rPr>
        <w:t xml:space="preserve">Naming Both Partners on a Policy</w:t>
      </w:r>
    </w:p>
    <w:p w:rsidR="00000000" w:rsidDel="00000000" w:rsidP="00000000" w:rsidRDefault="00000000" w:rsidRPr="00000000" w14:paraId="00000128">
      <w:pPr>
        <w:rPr/>
      </w:pPr>
      <w:r w:rsidDel="00000000" w:rsidR="00000000" w:rsidRPr="00000000">
        <w:rPr>
          <w:rtl w:val="0"/>
        </w:rPr>
        <w:t xml:space="preserve">Make sure both partners, married or not, are explicitly named as insureds on the policy, not just one person with the other as an afterthought. This affects claims processing and matters significantly if you ever need to file one.</w:t>
      </w:r>
    </w:p>
    <w:p w:rsidR="00000000" w:rsidDel="00000000" w:rsidP="00000000" w:rsidRDefault="00000000" w:rsidRPr="00000000" w14:paraId="00000129">
      <w:pPr>
        <w:pStyle w:val="Heading2"/>
        <w:rPr/>
      </w:pPr>
      <w:r w:rsidDel="00000000" w:rsidR="00000000" w:rsidRPr="00000000">
        <w:rPr>
          <w:rtl w:val="0"/>
        </w:rPr>
        <w:t xml:space="preserve">Questions to Ask Before You Bind a Policy</w:t>
      </w:r>
    </w:p>
    <w:p w:rsidR="00000000" w:rsidDel="00000000" w:rsidP="00000000" w:rsidRDefault="00000000" w:rsidRPr="00000000" w14:paraId="0000012A">
      <w:pPr>
        <w:rPr/>
      </w:pPr>
      <w:r w:rsidDel="00000000" w:rsidR="00000000" w:rsidRPr="00000000">
        <w:rPr>
          <w:rtl w:val="0"/>
        </w:rPr>
        <w:t xml:space="preserve">Ask directly how the company handles unmarried co-owners, whether both people need to be named individually, and how claims work if only one partner is home at the time of an incident. A good agent will answer clearly and without hesitation.</w:t>
      </w:r>
    </w:p>
    <w:p w:rsidR="00000000" w:rsidDel="00000000" w:rsidP="00000000" w:rsidRDefault="00000000" w:rsidRPr="00000000" w14:paraId="0000012B">
      <w:pPr>
        <w:pStyle w:val="Heading2"/>
        <w:rPr/>
      </w:pPr>
      <w:r w:rsidDel="00000000" w:rsidR="00000000" w:rsidRPr="00000000">
        <w:rPr>
          <w:rtl w:val="0"/>
        </w:rPr>
        <w:t xml:space="preserve">Bundling and Local Agents</w:t>
      </w:r>
    </w:p>
    <w:p w:rsidR="00000000" w:rsidDel="00000000" w:rsidP="00000000" w:rsidRDefault="00000000" w:rsidRPr="00000000" w14:paraId="0000012C">
      <w:pPr>
        <w:rPr/>
      </w:pPr>
      <w:r w:rsidDel="00000000" w:rsidR="00000000" w:rsidRPr="00000000">
        <w:rPr>
          <w:rtl w:val="0"/>
        </w:rPr>
        <w:t xml:space="preserve">Independent Connecticut insurance agents, rather than national call-center policies, often give more personalized attention to non-traditional household structures. Ask your real estate agent for a referral to someone they trust.</w:t>
      </w:r>
    </w:p>
    <w:p w:rsidR="00000000" w:rsidDel="00000000" w:rsidP="00000000" w:rsidRDefault="00000000" w:rsidRPr="00000000" w14:paraId="0000012D">
      <w:pPr>
        <w:pStyle w:val="Heading2"/>
        <w:rPr/>
      </w:pPr>
      <w:r w:rsidDel="00000000" w:rsidR="00000000" w:rsidRPr="00000000">
        <w:rPr>
          <w:rtl w:val="0"/>
        </w:rPr>
        <w:t xml:space="preserve">Frequently Asked Questions</w:t>
      </w:r>
    </w:p>
    <w:p w:rsidR="00000000" w:rsidDel="00000000" w:rsidP="00000000" w:rsidRDefault="00000000" w:rsidRPr="00000000" w14:paraId="0000012E">
      <w:pPr>
        <w:rPr/>
      </w:pPr>
      <w:r w:rsidDel="00000000" w:rsidR="00000000" w:rsidRPr="00000000">
        <w:rPr>
          <w:b w:val="1"/>
          <w:bCs w:val="1"/>
          <w:rtl w:val="0"/>
        </w:rPr>
        <w:t xml:space="preserve">Q: Can a home insurance company discriminate against LGBTQ+ buyers in Connecticut?</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 No. Connecticut insurance regulations prohibit unfair discrimination in underwriting based on protected characteristics, and the state Insurance Department investigates complaints against insurers.</w:t>
      </w:r>
    </w:p>
    <w:p w:rsidR="00000000" w:rsidDel="00000000" w:rsidP="00000000" w:rsidRDefault="00000000" w:rsidRPr="00000000" w14:paraId="00000130">
      <w:pPr>
        <w:rPr/>
      </w:pPr>
      <w:r w:rsidDel="00000000" w:rsidR="00000000" w:rsidRPr="00000000">
        <w:rPr>
          <w:b w:val="1"/>
          <w:bCs w:val="1"/>
          <w:rtl w:val="0"/>
        </w:rPr>
        <w:t xml:space="preserve">Q: Should both unmarried partners be named on a homeowners insurance policy?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Yes. Both co-owners, married or not, should be explicitly named as insureds on the policy to ensure smooth claims processing and full coverage protection for both people.</w:t>
      </w:r>
    </w:p>
    <w:p w:rsidR="00000000" w:rsidDel="00000000" w:rsidP="00000000" w:rsidRDefault="00000000" w:rsidRPr="00000000" w14:paraId="00000132">
      <w:pPr>
        <w:rPr/>
      </w:pPr>
      <w:r w:rsidDel="00000000" w:rsidR="00000000" w:rsidRPr="00000000">
        <w:rPr>
          <w:b w:val="1"/>
          <w:bCs w:val="1"/>
          <w:rtl w:val="0"/>
        </w:rPr>
        <w:t xml:space="preserve">Q: Is it better to use a local insurance agent or a national company?</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 Independent local Connecticut agents often provide more personalized handling of non-traditional household structures than national call centers. Ask your real estate agent for a trusted referral.</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14. House Hacking in Connecticut: Multi-Family Investment Properties for LGBTQ+ Buyers</w:t>
      </w:r>
    </w:p>
    <w:p w:rsidR="00000000" w:rsidDel="00000000" w:rsidP="00000000" w:rsidRDefault="00000000" w:rsidRPr="00000000" w14:paraId="00000136">
      <w:pPr>
        <w:rPr/>
      </w:pPr>
      <w:r w:rsidDel="00000000" w:rsidR="00000000" w:rsidRPr="00000000">
        <w:rPr>
          <w:b w:val="1"/>
          <w:bCs w:val="1"/>
          <w:rtl w:val="0"/>
        </w:rPr>
        <w:t xml:space="preserve">Meta description: </w:t>
      </w:r>
      <w:r w:rsidDel="00000000" w:rsidR="00000000" w:rsidRPr="00000000">
        <w:rPr>
          <w:rtl w:val="0"/>
        </w:rPr>
        <w:t xml:space="preserve">Buying a multi-family property and renting out the other units can dramatically lower your housing costs. Here's how LGBTQ+ buyers in Connecticut are using this strategy.</w:t>
      </w:r>
    </w:p>
    <w:p w:rsidR="00000000" w:rsidDel="00000000" w:rsidP="00000000" w:rsidRDefault="00000000" w:rsidRPr="00000000" w14:paraId="00000137">
      <w:pPr>
        <w:rPr/>
      </w:pPr>
      <w:r w:rsidDel="00000000" w:rsidR="00000000" w:rsidRPr="00000000">
        <w:rPr>
          <w:b w:val="1"/>
          <w:bCs w:val="1"/>
          <w:rtl w:val="0"/>
        </w:rPr>
        <w:t xml:space="preserve">Suggested slug: </w:t>
      </w:r>
      <w:r w:rsidDel="00000000" w:rsidR="00000000" w:rsidRPr="00000000">
        <w:rPr>
          <w:rtl w:val="0"/>
        </w:rPr>
        <w:t xml:space="preserve">/blog/house-hacking-multi-family-connecticut-lgbtq</w:t>
      </w:r>
    </w:p>
    <w:p w:rsidR="00000000" w:rsidDel="00000000" w:rsidP="00000000" w:rsidRDefault="00000000" w:rsidRPr="00000000" w14:paraId="00000138">
      <w:pPr>
        <w:rPr/>
      </w:pPr>
      <w:r w:rsidDel="00000000" w:rsidR="00000000" w:rsidRPr="00000000">
        <w:rPr>
          <w:b w:val="1"/>
          <w:bCs w:val="1"/>
          <w:rtl w:val="0"/>
        </w:rPr>
        <w:t xml:space="preserve">Target keywords: </w:t>
      </w:r>
      <w:r w:rsidDel="00000000" w:rsidR="00000000" w:rsidRPr="00000000">
        <w:rPr>
          <w:rtl w:val="0"/>
        </w:rPr>
        <w:t xml:space="preserve">house hacking Connecticut, multi-family investment property CT, LGBTQ real estate investing, duplex triplex Connecticut buying guide</w:t>
      </w:r>
    </w:p>
    <w:p w:rsidR="00000000" w:rsidDel="00000000" w:rsidP="00000000" w:rsidRDefault="00000000" w:rsidRPr="00000000" w14:paraId="00000139">
      <w:pPr>
        <w:pStyle w:val="Heading2"/>
        <w:rPr/>
      </w:pPr>
      <w:r w:rsidDel="00000000" w:rsidR="00000000" w:rsidRPr="00000000">
        <w:rPr>
          <w:rtl w:val="0"/>
        </w:rPr>
        <w:t xml:space="preserve">What House Hacking Actually Means</w:t>
      </w:r>
    </w:p>
    <w:p w:rsidR="00000000" w:rsidDel="00000000" w:rsidP="00000000" w:rsidRDefault="00000000" w:rsidRPr="00000000" w14:paraId="0000013A">
      <w:pPr>
        <w:rPr/>
      </w:pPr>
      <w:r w:rsidDel="00000000" w:rsidR="00000000" w:rsidRPr="00000000">
        <w:rPr>
          <w:rtl w:val="0"/>
        </w:rPr>
        <w:t xml:space="preserve">House hacking means buying a 2-4 unit multi-family property, living in one unit, and renting out the others to offset or fully cover your mortgage. It's one of the most accessible ways to start building real estate wealth as a first-time buyer.</w:t>
      </w:r>
    </w:p>
    <w:p w:rsidR="00000000" w:rsidDel="00000000" w:rsidP="00000000" w:rsidRDefault="00000000" w:rsidRPr="00000000" w14:paraId="0000013B">
      <w:pPr>
        <w:pStyle w:val="Heading2"/>
        <w:rPr/>
      </w:pPr>
      <w:r w:rsidDel="00000000" w:rsidR="00000000" w:rsidRPr="00000000">
        <w:rPr>
          <w:rtl w:val="0"/>
        </w:rPr>
        <w:t xml:space="preserve">Where This Works Best in Connecticut</w:t>
      </w:r>
    </w:p>
    <w:p w:rsidR="00000000" w:rsidDel="00000000" w:rsidP="00000000" w:rsidRDefault="00000000" w:rsidRPr="00000000" w14:paraId="0000013C">
      <w:pPr>
        <w:rPr/>
      </w:pPr>
      <w:r w:rsidDel="00000000" w:rsidR="00000000" w:rsidRPr="00000000">
        <w:rPr>
          <w:rtl w:val="0"/>
        </w:rPr>
        <w:t xml:space="preserve">Hartford, New Haven, and Waterbury have some of the state's strongest multi-family inventory at accessible price points, often $300,000-$450,000 for a well-maintained duplex or triplex, with rental income covering a meaningful share of the monthly payment.</w:t>
      </w:r>
    </w:p>
    <w:p w:rsidR="00000000" w:rsidDel="00000000" w:rsidP="00000000" w:rsidRDefault="00000000" w:rsidRPr="00000000" w14:paraId="0000013D">
      <w:pPr>
        <w:pStyle w:val="Heading2"/>
        <w:rPr/>
      </w:pPr>
      <w:r w:rsidDel="00000000" w:rsidR="00000000" w:rsidRPr="00000000">
        <w:rPr>
          <w:rtl w:val="0"/>
        </w:rPr>
        <w:t xml:space="preserve">Financing a Multi-Family as an Owner-Occupant</w:t>
      </w:r>
    </w:p>
    <w:p w:rsidR="00000000" w:rsidDel="00000000" w:rsidP="00000000" w:rsidRDefault="00000000" w:rsidRPr="00000000" w14:paraId="0000013E">
      <w:pPr>
        <w:rPr/>
      </w:pPr>
      <w:r w:rsidDel="00000000" w:rsidR="00000000" w:rsidRPr="00000000">
        <w:rPr>
          <w:rtl w:val="0"/>
        </w:rPr>
        <w:t xml:space="preserve">FHA and conventional owner-occupant loans allow multi-family purchases with as little as 3.5% down, far better terms than an investment-property loan, as long as you live in one of the units. Ask your lender specifically about owner-occupant multi-family programs.</w:t>
      </w:r>
    </w:p>
    <w:p w:rsidR="00000000" w:rsidDel="00000000" w:rsidP="00000000" w:rsidRDefault="00000000" w:rsidRPr="00000000" w14:paraId="0000013F">
      <w:pPr>
        <w:pStyle w:val="Heading2"/>
        <w:rPr/>
      </w:pPr>
      <w:r w:rsidDel="00000000" w:rsidR="00000000" w:rsidRPr="00000000">
        <w:rPr>
          <w:rtl w:val="0"/>
        </w:rPr>
        <w:t xml:space="preserve">Being a Landlord and a Neighbor</w:t>
      </w:r>
    </w:p>
    <w:p w:rsidR="00000000" w:rsidDel="00000000" w:rsidP="00000000" w:rsidRDefault="00000000" w:rsidRPr="00000000" w14:paraId="00000140">
      <w:pPr>
        <w:rPr/>
      </w:pPr>
      <w:r w:rsidDel="00000000" w:rsidR="00000000" w:rsidRPr="00000000">
        <w:rPr>
          <w:rtl w:val="0"/>
        </w:rPr>
        <w:t xml:space="preserve">You'll be both landlord and neighbor to your tenants, which changes the dynamic compared to a separate rental property. Screen tenants carefully and understand Connecticut's landlord-tenant law before your first lease, this protects you as much as your tenants.</w:t>
      </w:r>
    </w:p>
    <w:p w:rsidR="00000000" w:rsidDel="00000000" w:rsidP="00000000" w:rsidRDefault="00000000" w:rsidRPr="00000000" w14:paraId="00000141">
      <w:pPr>
        <w:pStyle w:val="Heading2"/>
        <w:rPr/>
      </w:pPr>
      <w:r w:rsidDel="00000000" w:rsidR="00000000" w:rsidRPr="00000000">
        <w:rPr>
          <w:rtl w:val="0"/>
        </w:rPr>
        <w:t xml:space="preserve">The Long-Term Play</w:t>
      </w:r>
    </w:p>
    <w:p w:rsidR="00000000" w:rsidDel="00000000" w:rsidP="00000000" w:rsidRDefault="00000000" w:rsidRPr="00000000" w14:paraId="00000142">
      <w:pPr>
        <w:rPr/>
      </w:pPr>
      <w:r w:rsidDel="00000000" w:rsidR="00000000" w:rsidRPr="00000000">
        <w:rPr>
          <w:rtl w:val="0"/>
        </w:rPr>
        <w:t xml:space="preserve">Many buyers house hack for a few years, then convert the property fully to a rental once they move to a single-family home, keeping the mortgage-subsidizing asset as a long-term investment rather than selling it.</w:t>
      </w:r>
    </w:p>
    <w:p w:rsidR="00000000" w:rsidDel="00000000" w:rsidP="00000000" w:rsidRDefault="00000000" w:rsidRPr="00000000" w14:paraId="00000143">
      <w:pPr>
        <w:pStyle w:val="Heading2"/>
        <w:rPr/>
      </w:pPr>
      <w:r w:rsidDel="00000000" w:rsidR="00000000" w:rsidRPr="00000000">
        <w:rPr>
          <w:rtl w:val="0"/>
        </w:rPr>
        <w:t xml:space="preserve">Frequently Asked Questions</w:t>
      </w:r>
    </w:p>
    <w:p w:rsidR="00000000" w:rsidDel="00000000" w:rsidP="00000000" w:rsidRDefault="00000000" w:rsidRPr="00000000" w14:paraId="00000144">
      <w:pPr>
        <w:rPr/>
      </w:pPr>
      <w:r w:rsidDel="00000000" w:rsidR="00000000" w:rsidRPr="00000000">
        <w:rPr>
          <w:b w:val="1"/>
          <w:bCs w:val="1"/>
          <w:rtl w:val="0"/>
        </w:rPr>
        <w:t xml:space="preserve">Q: What is house hacking?</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 House hacking means buying a 2-4 unit multi-family property, living in one unit yourself, and renting the others to offset or fully cover your mortgage payment, a common strategy for building real estate wealth as a first-time buyer.</w:t>
      </w:r>
    </w:p>
    <w:p w:rsidR="00000000" w:rsidDel="00000000" w:rsidP="00000000" w:rsidRDefault="00000000" w:rsidRPr="00000000" w14:paraId="00000146">
      <w:pPr>
        <w:rPr/>
      </w:pPr>
      <w:r w:rsidDel="00000000" w:rsidR="00000000" w:rsidRPr="00000000">
        <w:rPr>
          <w:b w:val="1"/>
          <w:bCs w:val="1"/>
          <w:rtl w:val="0"/>
        </w:rPr>
        <w:t xml:space="preserve">Q: Can I get a low down payment loan on a multi-family property in Connecticut?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Yes, if you'll live in one of the units. FHA and conventional owner-occupant loans allow multi-family purchases with down payments as low as 3.5%, far better terms than a standard investment property loan.</w:t>
      </w:r>
    </w:p>
    <w:p w:rsidR="00000000" w:rsidDel="00000000" w:rsidP="00000000" w:rsidRDefault="00000000" w:rsidRPr="00000000" w14:paraId="00000148">
      <w:pPr>
        <w:rPr/>
      </w:pPr>
      <w:r w:rsidDel="00000000" w:rsidR="00000000" w:rsidRPr="00000000">
        <w:rPr>
          <w:b w:val="1"/>
          <w:bCs w:val="1"/>
          <w:rtl w:val="0"/>
        </w:rPr>
        <w:t xml:space="preserve">Q: Where in Connecticut is house hacking most accessible?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Hartford, New Haven, and Waterbury have strong multi-family inventory at accessible price points, often $300,000-$450,000 for a well-maintained duplex or triplex, with meaningful rental income potential.</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15. LGBTQ+-Owned &amp; Friendly Home Service Providers: Vetting Contractors, Inspectors &amp; Movers in Connecticut</w:t>
      </w:r>
    </w:p>
    <w:p w:rsidR="00000000" w:rsidDel="00000000" w:rsidP="00000000" w:rsidRDefault="00000000" w:rsidRPr="00000000" w14:paraId="0000014C">
      <w:pPr>
        <w:rPr/>
      </w:pPr>
      <w:r w:rsidDel="00000000" w:rsidR="00000000" w:rsidRPr="00000000">
        <w:rPr>
          <w:b w:val="1"/>
          <w:bCs w:val="1"/>
          <w:rtl w:val="0"/>
        </w:rPr>
        <w:t xml:space="preserve">Meta description: </w:t>
      </w:r>
      <w:r w:rsidDel="00000000" w:rsidR="00000000" w:rsidRPr="00000000">
        <w:rPr>
          <w:rtl w:val="0"/>
        </w:rPr>
        <w:t xml:space="preserve">Your home team doesn't end with your agent. Here's how to vet inspectors, contractors, and movers who will treat you with respect throughout the process.</w:t>
      </w:r>
    </w:p>
    <w:p w:rsidR="00000000" w:rsidDel="00000000" w:rsidP="00000000" w:rsidRDefault="00000000" w:rsidRPr="00000000" w14:paraId="0000014D">
      <w:pPr>
        <w:rPr/>
      </w:pPr>
      <w:r w:rsidDel="00000000" w:rsidR="00000000" w:rsidRPr="00000000">
        <w:rPr>
          <w:b w:val="1"/>
          <w:bCs w:val="1"/>
          <w:rtl w:val="0"/>
        </w:rPr>
        <w:t xml:space="preserve">Suggested slug: </w:t>
      </w:r>
      <w:r w:rsidDel="00000000" w:rsidR="00000000" w:rsidRPr="00000000">
        <w:rPr>
          <w:rtl w:val="0"/>
        </w:rPr>
        <w:t xml:space="preserve">/blog/lgbtq-friendly-home-service-providers-connecticut</w:t>
      </w:r>
    </w:p>
    <w:p w:rsidR="00000000" w:rsidDel="00000000" w:rsidP="00000000" w:rsidRDefault="00000000" w:rsidRPr="00000000" w14:paraId="0000014E">
      <w:pPr>
        <w:rPr/>
      </w:pPr>
      <w:r w:rsidDel="00000000" w:rsidR="00000000" w:rsidRPr="00000000">
        <w:rPr>
          <w:b w:val="1"/>
          <w:bCs w:val="1"/>
          <w:rtl w:val="0"/>
        </w:rPr>
        <w:t xml:space="preserve">Target keywords: </w:t>
      </w:r>
      <w:r w:rsidDel="00000000" w:rsidR="00000000" w:rsidRPr="00000000">
        <w:rPr>
          <w:rtl w:val="0"/>
        </w:rPr>
        <w:t xml:space="preserve">LGBTQ friendly contractors Connecticut, LGBTQ friendly movers CT, vet home service providers, LGBTQ owned businesses Connecticut</w:t>
      </w:r>
    </w:p>
    <w:p w:rsidR="00000000" w:rsidDel="00000000" w:rsidP="00000000" w:rsidRDefault="00000000" w:rsidRPr="00000000" w14:paraId="0000014F">
      <w:pPr>
        <w:pStyle w:val="Heading2"/>
        <w:rPr/>
      </w:pPr>
      <w:r w:rsidDel="00000000" w:rsidR="00000000" w:rsidRPr="00000000">
        <w:rPr>
          <w:rtl w:val="0"/>
        </w:rPr>
        <w:t xml:space="preserve">Your Agent Isn't the Only Person in This Process</w:t>
      </w:r>
    </w:p>
    <w:p w:rsidR="00000000" w:rsidDel="00000000" w:rsidP="00000000" w:rsidRDefault="00000000" w:rsidRPr="00000000" w14:paraId="00000150">
      <w:pPr>
        <w:rPr/>
      </w:pPr>
      <w:r w:rsidDel="00000000" w:rsidR="00000000" w:rsidRPr="00000000">
        <w:rPr>
          <w:rtl w:val="0"/>
        </w:rPr>
        <w:t xml:space="preserve">Between your agent, lender, and attorney, you'll also work with an inspector, possibly a contractor, and a moving company, all of whom will be in your home, sometimes for hours. It's worth being just as intentional about who you hire here.</w:t>
      </w:r>
    </w:p>
    <w:p w:rsidR="00000000" w:rsidDel="00000000" w:rsidP="00000000" w:rsidRDefault="00000000" w:rsidRPr="00000000" w14:paraId="00000151">
      <w:pPr>
        <w:pStyle w:val="Heading2"/>
        <w:rPr/>
      </w:pPr>
      <w:r w:rsidDel="00000000" w:rsidR="00000000" w:rsidRPr="00000000">
        <w:rPr>
          <w:rtl w:val="0"/>
        </w:rPr>
        <w:t xml:space="preserve">Ask Your Agent for Vetted Referrals</w:t>
      </w:r>
    </w:p>
    <w:p w:rsidR="00000000" w:rsidDel="00000000" w:rsidP="00000000" w:rsidRDefault="00000000" w:rsidRPr="00000000" w14:paraId="00000152">
      <w:pPr>
        <w:rPr/>
      </w:pPr>
      <w:r w:rsidDel="00000000" w:rsidR="00000000" w:rsidRPr="00000000">
        <w:rPr>
          <w:rtl w:val="0"/>
        </w:rPr>
        <w:t xml:space="preserve">An agent embedded in the LGBTQ+ community, especially one active in the GayRealEstateCT, typically maintains a working list of vendors, inspectors, contractors, movers, they've referred clients to before without issue. This is usually a faster path than searching cold.</w:t>
      </w:r>
    </w:p>
    <w:p w:rsidR="00000000" w:rsidDel="00000000" w:rsidP="00000000" w:rsidRDefault="00000000" w:rsidRPr="00000000" w14:paraId="00000153">
      <w:pPr>
        <w:pStyle w:val="Heading2"/>
        <w:rPr/>
      </w:pPr>
      <w:r w:rsidDel="00000000" w:rsidR="00000000" w:rsidRPr="00000000">
        <w:rPr>
          <w:rtl w:val="0"/>
        </w:rPr>
        <w:t xml:space="preserve">What to Ask Before Hiring Anyone</w:t>
      </w:r>
    </w:p>
    <w:p w:rsidR="00000000" w:rsidDel="00000000" w:rsidP="00000000" w:rsidRDefault="00000000" w:rsidRPr="00000000" w14:paraId="00000154">
      <w:pPr>
        <w:rPr/>
      </w:pPr>
      <w:r w:rsidDel="00000000" w:rsidR="00000000" w:rsidRPr="00000000">
        <w:rPr>
          <w:rtl w:val="0"/>
        </w:rPr>
        <w:t xml:space="preserve">A simple, direct question works well: 'Have you worked with LGBTQ+ clients before, and is there anything about that experience worth knowing?' How someone answers, comfortably or defensively, tells you most of what you need to know.</w:t>
      </w:r>
    </w:p>
    <w:p w:rsidR="00000000" w:rsidDel="00000000" w:rsidP="00000000" w:rsidRDefault="00000000" w:rsidRPr="00000000" w14:paraId="00000155">
      <w:pPr>
        <w:pStyle w:val="Heading2"/>
        <w:rPr/>
      </w:pPr>
      <w:r w:rsidDel="00000000" w:rsidR="00000000" w:rsidRPr="00000000">
        <w:rPr>
          <w:rtl w:val="0"/>
        </w:rPr>
        <w:t xml:space="preserve">Reading Reviews With a Critical Eye</w:t>
      </w:r>
    </w:p>
    <w:p w:rsidR="00000000" w:rsidDel="00000000" w:rsidP="00000000" w:rsidRDefault="00000000" w:rsidRPr="00000000" w14:paraId="00000156">
      <w:pPr>
        <w:rPr/>
      </w:pPr>
      <w:r w:rsidDel="00000000" w:rsidR="00000000" w:rsidRPr="00000000">
        <w:rPr>
          <w:rtl w:val="0"/>
        </w:rPr>
        <w:t xml:space="preserve">Generic five-star reviews don't tell you how a contractor or mover treats same-sex couples or transgender clients specifically. Look for reviews that mention family structure or personal details, they're a better signal than star ratings alone.</w:t>
      </w:r>
    </w:p>
    <w:p w:rsidR="00000000" w:rsidDel="00000000" w:rsidP="00000000" w:rsidRDefault="00000000" w:rsidRPr="00000000" w14:paraId="00000157">
      <w:pPr>
        <w:pStyle w:val="Heading2"/>
        <w:rPr/>
      </w:pPr>
      <w:r w:rsidDel="00000000" w:rsidR="00000000" w:rsidRPr="00000000">
        <w:rPr>
          <w:rtl w:val="0"/>
        </w:rPr>
        <w:t xml:space="preserve">Building Your Own List Over Time</w:t>
      </w:r>
    </w:p>
    <w:p w:rsidR="00000000" w:rsidDel="00000000" w:rsidP="00000000" w:rsidRDefault="00000000" w:rsidRPr="00000000" w14:paraId="00000158">
      <w:pPr>
        <w:rPr/>
      </w:pPr>
      <w:r w:rsidDel="00000000" w:rsidR="00000000" w:rsidRPr="00000000">
        <w:rPr>
          <w:rtl w:val="0"/>
        </w:rPr>
        <w:t xml:space="preserve">Once you find providers who treated you well, whether an inspector, a contractor, or a moving crew, keep their information and consider sharing it with your agent's referral network. This is how these networks actually get built over time, one good experience at a time.</w:t>
      </w:r>
    </w:p>
    <w:p w:rsidR="00000000" w:rsidDel="00000000" w:rsidP="00000000" w:rsidRDefault="00000000" w:rsidRPr="00000000" w14:paraId="00000159">
      <w:pPr>
        <w:pStyle w:val="Heading2"/>
        <w:rPr/>
      </w:pPr>
      <w:r w:rsidDel="00000000" w:rsidR="00000000" w:rsidRPr="00000000">
        <w:rPr>
          <w:rtl w:val="0"/>
        </w:rPr>
        <w:t xml:space="preserve">Frequently Asked Questions</w:t>
      </w:r>
    </w:p>
    <w:p w:rsidR="00000000" w:rsidDel="00000000" w:rsidP="00000000" w:rsidRDefault="00000000" w:rsidRPr="00000000" w14:paraId="0000015A">
      <w:pPr>
        <w:rPr/>
      </w:pPr>
      <w:r w:rsidDel="00000000" w:rsidR="00000000" w:rsidRPr="00000000">
        <w:rPr>
          <w:b w:val="1"/>
          <w:bCs w:val="1"/>
          <w:rtl w:val="0"/>
        </w:rPr>
        <w:t xml:space="preserve">Q: How do I find LGBTQ+-friendly contractors or movers in Connecticut?</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 Start by asking your real estate agent, especially one active in the GayRealEstateCT, for vetted referrals they've used successfully with past clients, this is usually faster and more reliable than searching cold.</w:t>
      </w:r>
    </w:p>
    <w:p w:rsidR="00000000" w:rsidDel="00000000" w:rsidP="00000000" w:rsidRDefault="00000000" w:rsidRPr="00000000" w14:paraId="0000015C">
      <w:pPr>
        <w:rPr/>
      </w:pPr>
      <w:r w:rsidDel="00000000" w:rsidR="00000000" w:rsidRPr="00000000">
        <w:rPr>
          <w:b w:val="1"/>
          <w:bCs w:val="1"/>
          <w:rtl w:val="0"/>
        </w:rPr>
        <w:t xml:space="preserve">Q: What should I ask a contractor or inspector before hiring them?</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 A direct question works well: whether they've worked with LGBTQ+ clients before and how that went. Their comfort or defensiveness in answering tells you most of what you need to know.</w:t>
      </w:r>
    </w:p>
    <w:p w:rsidR="00000000" w:rsidDel="00000000" w:rsidP="00000000" w:rsidRDefault="00000000" w:rsidRPr="00000000" w14:paraId="0000015E">
      <w:pPr>
        <w:rPr/>
      </w:pPr>
      <w:r w:rsidDel="00000000" w:rsidR="00000000" w:rsidRPr="00000000">
        <w:rPr>
          <w:b w:val="1"/>
          <w:bCs w:val="1"/>
          <w:rtl w:val="0"/>
        </w:rPr>
        <w:t xml:space="preserve">Q: Are online reviews a good way to vet home service providers?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Generic star ratings don't reveal much about how a provider treats LGBTQ+ clients specifically. Look for reviews that mention family structure or personal details rather than relying on the overall rating alone.</w:t>
      </w:r>
    </w:p>
    <w:p w:rsidR="00000000" w:rsidDel="00000000" w:rsidP="00000000" w:rsidRDefault="00000000" w:rsidRPr="00000000" w14:paraId="00000160">
      <w:pPr>
        <w:rPr/>
      </w:pPr>
      <w:r w:rsidDel="00000000" w:rsidR="00000000" w:rsidRPr="00000000">
        <w:br w:type="page"/>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r85u2N/RUxngzkAtPudro2BeQ==">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